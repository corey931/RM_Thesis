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1480B" w14:textId="77777777" w:rsidR="00E81978" w:rsidRDefault="00857481">
      <w:pPr>
        <w:pStyle w:val="Title"/>
      </w:pPr>
      <w:sdt>
        <w:sdtPr>
          <w:rPr>
            <w:rFonts w:ascii="Times New Roman" w:eastAsiaTheme="minorEastAsia" w:hAnsi="Times New Roman" w:cs="Times New Roman"/>
          </w:rPr>
          <w:alias w:val="Title:"/>
          <w:tag w:val="Title:"/>
          <w:id w:val="726351117"/>
          <w:placeholder>
            <w:docPart w:val="9BEA9253DFDD1248A385A016DD04188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B07CE">
            <w:rPr>
              <w:rFonts w:ascii="Times New Roman" w:eastAsiaTheme="minorEastAsia" w:hAnsi="Times New Roman" w:cs="Times New Roman"/>
            </w:rPr>
            <w:t>Inferring and enforcing cooperativeness and dishonesty through rule abidance and partner choice</w:t>
          </w:r>
        </w:sdtContent>
      </w:sdt>
    </w:p>
    <w:p w14:paraId="4375BD0A" w14:textId="77777777" w:rsidR="00CC5BF7" w:rsidRDefault="00CC5BF7" w:rsidP="00B823AA">
      <w:pPr>
        <w:pStyle w:val="Title2"/>
        <w:rPr>
          <w:rFonts w:ascii="Times New Roman" w:eastAsiaTheme="minorHAnsi" w:hAnsi="Times New Roman" w:cs="Times New Roman"/>
          <w:kern w:val="0"/>
          <w:lang w:eastAsia="en-US"/>
        </w:rPr>
      </w:pPr>
    </w:p>
    <w:p w14:paraId="16E209D1" w14:textId="77777777" w:rsidR="00B823AA" w:rsidRDefault="00CC5BF7" w:rsidP="00B823AA">
      <w:pPr>
        <w:pStyle w:val="Title2"/>
      </w:pPr>
      <w:r w:rsidRPr="00CC5BF7">
        <w:rPr>
          <w:rFonts w:ascii="Times New Roman" w:eastAsiaTheme="minorHAnsi" w:hAnsi="Times New Roman" w:cs="Times New Roman"/>
          <w:kern w:val="0"/>
          <w:lang w:eastAsia="en-US"/>
        </w:rPr>
        <w:t>Jörg Gross, Sebastian Simon, Jim A.C. Everett</w:t>
      </w:r>
    </w:p>
    <w:p w14:paraId="789F60F4" w14:textId="77777777" w:rsidR="00CC5BF7" w:rsidRDefault="00CC5BF7" w:rsidP="00CC5BF7">
      <w:pPr>
        <w:pStyle w:val="Title2"/>
      </w:pPr>
      <w:r>
        <w:t>Institute of Psychology, Leiden University, The Netherlands</w:t>
      </w:r>
      <w:r w:rsidR="0091452C">
        <w:t xml:space="preserve"> and </w:t>
      </w:r>
    </w:p>
    <w:p w14:paraId="15575C2A" w14:textId="77777777" w:rsidR="00E81978" w:rsidRDefault="00CC5BF7" w:rsidP="00CC5BF7">
      <w:pPr>
        <w:pStyle w:val="Title2"/>
      </w:pPr>
      <w:r>
        <w:t>School of Psychology, University of Kent, United Kingdom</w:t>
      </w:r>
    </w:p>
    <w:sdt>
      <w:sdtPr>
        <w:alias w:val="Author Note:"/>
        <w:tag w:val="Author Note:"/>
        <w:id w:val="266668659"/>
        <w:placeholder>
          <w:docPart w:val="A1C1EC802887544AAA5254CB00DF1C10"/>
        </w:placeholder>
        <w:temporary/>
        <w:showingPlcHdr/>
        <w15:appearance w15:val="hidden"/>
      </w:sdtPr>
      <w:sdtEndPr/>
      <w:sdtContent>
        <w:p w14:paraId="537783E9" w14:textId="77777777" w:rsidR="00E81978" w:rsidRDefault="005D3A03">
          <w:pPr>
            <w:pStyle w:val="Title"/>
          </w:pPr>
          <w:r>
            <w:t>Author Note</w:t>
          </w:r>
        </w:p>
      </w:sdtContent>
    </w:sdt>
    <w:p w14:paraId="2B0C5484" w14:textId="77777777" w:rsidR="00E81978" w:rsidRDefault="00CC5BF7" w:rsidP="00B823AA">
      <w:pPr>
        <w:pStyle w:val="Title2"/>
      </w:pPr>
      <w:r w:rsidRPr="00CC5BF7">
        <w:t xml:space="preserve">Correspondence </w:t>
      </w:r>
      <w:r>
        <w:t>can</w:t>
      </w:r>
      <w:r w:rsidRPr="00CC5BF7">
        <w:t xml:space="preserve"> be addressed to Jörg Gross, Institute of Psychology, Leiden University, PO Box 9555, 2300 RB Leiden, The Netherlands; email: mail@joerg-gross.net</w:t>
      </w:r>
    </w:p>
    <w:p w14:paraId="131321C0" w14:textId="77777777" w:rsidR="00CC5BF7" w:rsidRDefault="00CC5BF7" w:rsidP="00B823AA">
      <w:pPr>
        <w:pStyle w:val="Title2"/>
      </w:pPr>
      <w:r w:rsidRPr="00CC5BF7">
        <w:t xml:space="preserve">Financial support was provided by the Netherlands Science Foundation VENI Award (016.Veni.195.078), the </w:t>
      </w:r>
      <w:proofErr w:type="spellStart"/>
      <w:r w:rsidRPr="00CC5BF7">
        <w:t>Gratama</w:t>
      </w:r>
      <w:proofErr w:type="spellEnd"/>
      <w:r w:rsidRPr="00CC5BF7">
        <w:t xml:space="preserve"> Foundation and the Leiden University Fund to JG</w:t>
      </w:r>
      <w:r>
        <w:t>.</w:t>
      </w:r>
    </w:p>
    <w:p w14:paraId="60027566" w14:textId="77777777" w:rsidR="00F56961" w:rsidRDefault="00F56961" w:rsidP="00B823AA">
      <w:pPr>
        <w:pStyle w:val="Title2"/>
      </w:pPr>
    </w:p>
    <w:p w14:paraId="595EC22A" w14:textId="77777777" w:rsidR="00F56961" w:rsidRDefault="00F56961" w:rsidP="00B823AA">
      <w:pPr>
        <w:pStyle w:val="Title2"/>
      </w:pPr>
      <w:r>
        <w:t>Word count</w:t>
      </w:r>
      <w:r w:rsidR="0018328C">
        <w:t xml:space="preserve"> (abstract and abstract)</w:t>
      </w:r>
      <w:r>
        <w:t>:</w:t>
      </w:r>
      <w:r w:rsidR="0018328C">
        <w:t xml:space="preserve"> </w:t>
      </w:r>
      <w:r>
        <w:t xml:space="preserve"> </w:t>
      </w:r>
      <w:r w:rsidR="0018328C" w:rsidRPr="0018328C">
        <w:t>4</w:t>
      </w:r>
      <w:r w:rsidR="0018328C">
        <w:t>,</w:t>
      </w:r>
      <w:r w:rsidR="0018328C" w:rsidRPr="0018328C">
        <w:t>077</w:t>
      </w:r>
    </w:p>
    <w:sdt>
      <w:sdtPr>
        <w:alias w:val="Abstract:"/>
        <w:tag w:val="Abstract:"/>
        <w:id w:val="202146031"/>
        <w:placeholder>
          <w:docPart w:val="8A5B8E64525A6E4885F6D12B2C7EC98C"/>
        </w:placeholder>
        <w:temporary/>
        <w:showingPlcHdr/>
        <w15:appearance w15:val="hidden"/>
      </w:sdtPr>
      <w:sdtEndPr/>
      <w:sdtContent>
        <w:p w14:paraId="234BA59E" w14:textId="77777777" w:rsidR="00E81978" w:rsidRDefault="005D3A03">
          <w:pPr>
            <w:pStyle w:val="SectionTitle"/>
          </w:pPr>
          <w:r>
            <w:t>Abstract</w:t>
          </w:r>
        </w:p>
      </w:sdtContent>
    </w:sdt>
    <w:p w14:paraId="281D6881" w14:textId="3BB6A1D8" w:rsidR="00E81978" w:rsidRDefault="00CC5BF7">
      <w:pPr>
        <w:pStyle w:val="NoSpacing"/>
      </w:pPr>
      <w:r w:rsidRPr="00CC5BF7">
        <w:rPr>
          <w:rFonts w:ascii="Times New Roman" w:eastAsiaTheme="minorHAnsi" w:hAnsi="Times New Roman" w:cs="Times New Roman"/>
          <w:lang w:eastAsia="en-US"/>
        </w:rPr>
        <w:t>Rules</w:t>
      </w:r>
      <w:r w:rsidR="001D2696">
        <w:rPr>
          <w:rFonts w:ascii="Times New Roman" w:eastAsiaTheme="minorHAnsi" w:hAnsi="Times New Roman" w:cs="Times New Roman"/>
          <w:lang w:eastAsia="en-US"/>
        </w:rPr>
        <w:t xml:space="preserve">, </w:t>
      </w:r>
      <w:r w:rsidR="001D2696" w:rsidRPr="00CC5BF7">
        <w:rPr>
          <w:rFonts w:ascii="Times New Roman" w:eastAsiaTheme="minorHAnsi" w:hAnsi="Times New Roman" w:cs="Times New Roman"/>
          <w:lang w:eastAsia="en-US"/>
        </w:rPr>
        <w:t>in the form of customs or norms</w:t>
      </w:r>
      <w:r w:rsidR="001D2696">
        <w:rPr>
          <w:rFonts w:ascii="Times New Roman" w:eastAsiaTheme="minorHAnsi" w:hAnsi="Times New Roman" w:cs="Times New Roman"/>
          <w:lang w:eastAsia="en-US"/>
        </w:rPr>
        <w:t>,</w:t>
      </w:r>
      <w:r w:rsidRPr="00CC5BF7">
        <w:rPr>
          <w:rFonts w:ascii="Times New Roman" w:eastAsiaTheme="minorHAnsi" w:hAnsi="Times New Roman" w:cs="Times New Roman"/>
          <w:lang w:eastAsia="en-US"/>
        </w:rPr>
        <w:t xml:space="preserve"> </w:t>
      </w:r>
      <w:r w:rsidR="006B07CE">
        <w:rPr>
          <w:rFonts w:ascii="Times New Roman" w:eastAsiaTheme="minorHAnsi" w:hAnsi="Times New Roman" w:cs="Times New Roman"/>
          <w:lang w:eastAsia="en-US"/>
        </w:rPr>
        <w:t>regulate social interactions, help to coordinate</w:t>
      </w:r>
      <w:r w:rsidRPr="00CC5BF7">
        <w:rPr>
          <w:rFonts w:ascii="Times New Roman" w:eastAsiaTheme="minorHAnsi" w:hAnsi="Times New Roman" w:cs="Times New Roman"/>
          <w:lang w:eastAsia="en-US"/>
        </w:rPr>
        <w:t xml:space="preserve"> joint action</w:t>
      </w:r>
      <w:r w:rsidR="006B07CE">
        <w:rPr>
          <w:rFonts w:ascii="Times New Roman" w:eastAsiaTheme="minorHAnsi" w:hAnsi="Times New Roman" w:cs="Times New Roman"/>
          <w:lang w:eastAsia="en-US"/>
        </w:rPr>
        <w:t>, and allow to predict others’ actions</w:t>
      </w:r>
      <w:r w:rsidRPr="00CC5BF7">
        <w:rPr>
          <w:rFonts w:ascii="Times New Roman" w:eastAsiaTheme="minorHAnsi" w:hAnsi="Times New Roman" w:cs="Times New Roman"/>
          <w:lang w:eastAsia="en-US"/>
        </w:rPr>
        <w:t xml:space="preserve">. </w:t>
      </w:r>
      <w:r w:rsidR="001D2696">
        <w:rPr>
          <w:rFonts w:ascii="Times New Roman" w:eastAsiaTheme="minorHAnsi" w:hAnsi="Times New Roman" w:cs="Times New Roman"/>
          <w:lang w:eastAsia="en-US"/>
        </w:rPr>
        <w:t xml:space="preserve">Since many rules demand to </w:t>
      </w:r>
      <w:r w:rsidR="001D2696" w:rsidRPr="00CC5BF7">
        <w:rPr>
          <w:rFonts w:ascii="Times New Roman" w:eastAsiaTheme="minorHAnsi" w:hAnsi="Times New Roman" w:cs="Times New Roman"/>
          <w:lang w:eastAsia="en-US"/>
        </w:rPr>
        <w:t>restrict selfishness</w:t>
      </w:r>
      <w:r w:rsidR="001D2696">
        <w:rPr>
          <w:rFonts w:ascii="Times New Roman" w:eastAsiaTheme="minorHAnsi" w:hAnsi="Times New Roman" w:cs="Times New Roman"/>
          <w:lang w:eastAsia="en-US"/>
        </w:rPr>
        <w:t xml:space="preserve"> but </w:t>
      </w:r>
      <w:r w:rsidR="001D2696" w:rsidRPr="00CC5BF7">
        <w:rPr>
          <w:rFonts w:ascii="Times New Roman" w:eastAsiaTheme="minorHAnsi" w:hAnsi="Times New Roman" w:cs="Times New Roman"/>
          <w:lang w:eastAsia="en-US"/>
        </w:rPr>
        <w:t>are not governed by formal laws or punishment</w:t>
      </w:r>
      <w:r w:rsidR="001D2696">
        <w:rPr>
          <w:rFonts w:ascii="Times New Roman" w:eastAsiaTheme="minorHAnsi" w:hAnsi="Times New Roman" w:cs="Times New Roman"/>
          <w:lang w:eastAsia="en-US"/>
        </w:rPr>
        <w:t xml:space="preserve">, like </w:t>
      </w:r>
      <w:r w:rsidR="001D2696" w:rsidRPr="001D2696">
        <w:rPr>
          <w:rFonts w:ascii="Times New Roman" w:eastAsiaTheme="minorHAnsi" w:hAnsi="Times New Roman" w:cs="Times New Roman"/>
          <w:lang w:eastAsia="en-US"/>
        </w:rPr>
        <w:t xml:space="preserve">tipping for a service, standing in line, or generously sharing resources, </w:t>
      </w:r>
      <w:r w:rsidRPr="00CC5BF7">
        <w:rPr>
          <w:rFonts w:ascii="Times New Roman" w:eastAsiaTheme="minorHAnsi" w:hAnsi="Times New Roman" w:cs="Times New Roman"/>
          <w:lang w:eastAsia="en-US"/>
        </w:rPr>
        <w:t xml:space="preserve">the question </w:t>
      </w:r>
      <w:r w:rsidR="001D2696">
        <w:rPr>
          <w:rFonts w:ascii="Times New Roman" w:eastAsiaTheme="minorHAnsi" w:hAnsi="Times New Roman" w:cs="Times New Roman"/>
          <w:lang w:eastAsia="en-US"/>
        </w:rPr>
        <w:t xml:space="preserve">arises </w:t>
      </w:r>
      <w:r w:rsidR="00627B20">
        <w:rPr>
          <w:rFonts w:ascii="Times New Roman" w:eastAsiaTheme="minorHAnsi" w:hAnsi="Times New Roman" w:cs="Times New Roman"/>
          <w:lang w:eastAsia="en-US"/>
        </w:rPr>
        <w:t>how</w:t>
      </w:r>
      <w:r w:rsidRPr="00CC5BF7">
        <w:rPr>
          <w:rFonts w:ascii="Times New Roman" w:eastAsiaTheme="minorHAnsi" w:hAnsi="Times New Roman" w:cs="Times New Roman"/>
          <w:lang w:eastAsia="en-US"/>
        </w:rPr>
        <w:t xml:space="preserve"> rule abidance</w:t>
      </w:r>
      <w:r w:rsidR="00627B20">
        <w:rPr>
          <w:rFonts w:ascii="Times New Roman" w:eastAsiaTheme="minorHAnsi" w:hAnsi="Times New Roman" w:cs="Times New Roman"/>
          <w:lang w:eastAsia="en-US"/>
        </w:rPr>
        <w:t xml:space="preserve"> is maintained</w:t>
      </w:r>
      <w:r w:rsidRPr="00CC5BF7">
        <w:rPr>
          <w:rFonts w:ascii="Times New Roman" w:eastAsiaTheme="minorHAnsi" w:hAnsi="Times New Roman" w:cs="Times New Roman"/>
          <w:lang w:eastAsia="en-US"/>
        </w:rPr>
        <w:t xml:space="preserve">. Here we investigate partner choice </w:t>
      </w:r>
      <w:r w:rsidR="001D2696">
        <w:rPr>
          <w:rFonts w:ascii="Times New Roman" w:eastAsiaTheme="minorHAnsi" w:hAnsi="Times New Roman" w:cs="Times New Roman"/>
          <w:lang w:eastAsia="en-US"/>
        </w:rPr>
        <w:t>as a mechanism that shapes</w:t>
      </w:r>
      <w:r w:rsidRPr="00CC5BF7">
        <w:rPr>
          <w:rFonts w:ascii="Times New Roman" w:eastAsiaTheme="minorHAnsi" w:hAnsi="Times New Roman" w:cs="Times New Roman"/>
          <w:lang w:eastAsia="en-US"/>
        </w:rPr>
        <w:t xml:space="preserve"> rule </w:t>
      </w:r>
      <w:r w:rsidR="001D2696">
        <w:rPr>
          <w:rFonts w:ascii="Times New Roman" w:eastAsiaTheme="minorHAnsi" w:hAnsi="Times New Roman" w:cs="Times New Roman"/>
          <w:lang w:eastAsia="en-US"/>
        </w:rPr>
        <w:t>abidance in groups</w:t>
      </w:r>
      <w:r w:rsidRPr="00CC5BF7">
        <w:rPr>
          <w:rFonts w:ascii="Times New Roman" w:eastAsiaTheme="minorHAnsi" w:hAnsi="Times New Roman" w:cs="Times New Roman"/>
          <w:lang w:eastAsia="en-US"/>
        </w:rPr>
        <w:t xml:space="preserve">. We show that when </w:t>
      </w:r>
      <w:r w:rsidR="006B07CE">
        <w:rPr>
          <w:rFonts w:ascii="Times New Roman" w:eastAsiaTheme="minorHAnsi" w:hAnsi="Times New Roman" w:cs="Times New Roman"/>
          <w:lang w:eastAsia="en-US"/>
        </w:rPr>
        <w:t>individuals</w:t>
      </w:r>
      <w:r w:rsidRPr="00CC5BF7">
        <w:rPr>
          <w:rFonts w:ascii="Times New Roman" w:eastAsiaTheme="minorHAnsi" w:hAnsi="Times New Roman" w:cs="Times New Roman"/>
          <w:lang w:eastAsia="en-US"/>
        </w:rPr>
        <w:t xml:space="preserve"> engage in costly pro-social interactions, </w:t>
      </w:r>
      <w:r w:rsidR="006B07CE">
        <w:rPr>
          <w:rFonts w:ascii="Times New Roman" w:eastAsiaTheme="minorHAnsi" w:hAnsi="Times New Roman" w:cs="Times New Roman"/>
          <w:lang w:eastAsia="en-US"/>
        </w:rPr>
        <w:t>they</w:t>
      </w:r>
      <w:r w:rsidRPr="00CC5BF7">
        <w:rPr>
          <w:rFonts w:ascii="Times New Roman" w:eastAsiaTheme="minorHAnsi" w:hAnsi="Times New Roman" w:cs="Times New Roman"/>
          <w:lang w:eastAsia="en-US"/>
        </w:rPr>
        <w:t xml:space="preserve"> use </w:t>
      </w:r>
      <w:r w:rsidR="001D2696">
        <w:rPr>
          <w:rFonts w:ascii="Times New Roman" w:eastAsiaTheme="minorHAnsi" w:hAnsi="Times New Roman" w:cs="Times New Roman"/>
          <w:lang w:eastAsia="en-US"/>
        </w:rPr>
        <w:t xml:space="preserve">the </w:t>
      </w:r>
      <w:r w:rsidRPr="00CC5BF7">
        <w:rPr>
          <w:rFonts w:ascii="Times New Roman" w:eastAsiaTheme="minorHAnsi" w:hAnsi="Times New Roman" w:cs="Times New Roman"/>
          <w:lang w:eastAsia="en-US"/>
        </w:rPr>
        <w:t>rule following</w:t>
      </w:r>
      <w:r w:rsidR="001D2696">
        <w:rPr>
          <w:rFonts w:ascii="Times New Roman" w:eastAsiaTheme="minorHAnsi" w:hAnsi="Times New Roman" w:cs="Times New Roman"/>
          <w:lang w:eastAsia="en-US"/>
        </w:rPr>
        <w:t xml:space="preserve"> propensity of others</w:t>
      </w:r>
      <w:r w:rsidRPr="00CC5BF7">
        <w:rPr>
          <w:rFonts w:ascii="Times New Roman" w:eastAsiaTheme="minorHAnsi" w:hAnsi="Times New Roman" w:cs="Times New Roman"/>
          <w:lang w:eastAsia="en-US"/>
        </w:rPr>
        <w:t xml:space="preserve"> as a cue to select interaction partners. Because rule-abiding individuals are preferred as interaction partners, rule following and pro-sociality co-emerge. Yet, when interactions between individuals are based on </w:t>
      </w:r>
      <w:r w:rsidR="00627B20">
        <w:rPr>
          <w:rFonts w:ascii="Times New Roman" w:eastAsiaTheme="minorHAnsi" w:hAnsi="Times New Roman" w:cs="Times New Roman"/>
          <w:lang w:eastAsia="en-US"/>
        </w:rPr>
        <w:t>anti-social</w:t>
      </w:r>
      <w:r w:rsidRPr="00CC5BF7">
        <w:rPr>
          <w:rFonts w:ascii="Times New Roman" w:eastAsiaTheme="minorHAnsi" w:hAnsi="Times New Roman" w:cs="Times New Roman"/>
          <w:lang w:eastAsia="en-US"/>
        </w:rPr>
        <w:t xml:space="preserve"> behavior – in our experiment cheating to secure</w:t>
      </w:r>
      <w:r w:rsidR="001D2696">
        <w:rPr>
          <w:rFonts w:ascii="Times New Roman" w:eastAsiaTheme="minorHAnsi" w:hAnsi="Times New Roman" w:cs="Times New Roman"/>
          <w:lang w:eastAsia="en-US"/>
        </w:rPr>
        <w:t xml:space="preserve"> personal</w:t>
      </w:r>
      <w:r w:rsidRPr="00CC5BF7">
        <w:rPr>
          <w:rFonts w:ascii="Times New Roman" w:eastAsiaTheme="minorHAnsi" w:hAnsi="Times New Roman" w:cs="Times New Roman"/>
          <w:lang w:eastAsia="en-US"/>
        </w:rPr>
        <w:t xml:space="preserve"> benefits – </w:t>
      </w:r>
      <w:r w:rsidR="006B07CE">
        <w:rPr>
          <w:rFonts w:ascii="Times New Roman" w:eastAsiaTheme="minorHAnsi" w:hAnsi="Times New Roman" w:cs="Times New Roman"/>
          <w:lang w:eastAsia="en-US"/>
        </w:rPr>
        <w:t>individuals</w:t>
      </w:r>
      <w:r w:rsidRPr="00CC5BF7">
        <w:rPr>
          <w:rFonts w:ascii="Times New Roman" w:eastAsiaTheme="minorHAnsi" w:hAnsi="Times New Roman" w:cs="Times New Roman"/>
          <w:lang w:eastAsia="en-US"/>
        </w:rPr>
        <w:t xml:space="preserve"> prefer partners that break rules. Concomitantly, the willingness to follow costly rules decreases. </w:t>
      </w:r>
      <w:r w:rsidR="00627B20">
        <w:rPr>
          <w:rFonts w:ascii="Times New Roman" w:eastAsiaTheme="minorHAnsi" w:hAnsi="Times New Roman" w:cs="Times New Roman"/>
          <w:lang w:eastAsia="en-US"/>
        </w:rPr>
        <w:t>R</w:t>
      </w:r>
      <w:r w:rsidRPr="00CC5BF7">
        <w:rPr>
          <w:rFonts w:ascii="Times New Roman" w:eastAsiaTheme="minorHAnsi" w:hAnsi="Times New Roman" w:cs="Times New Roman"/>
          <w:lang w:eastAsia="en-US"/>
        </w:rPr>
        <w:t>esonating with previous research, our data show</w:t>
      </w:r>
      <w:ins w:id="0" w:author="Sebastian Simon" w:date="2020-10-13T19:45:00Z">
        <w:r w:rsidR="0051355A">
          <w:rPr>
            <w:rFonts w:ascii="Times New Roman" w:eastAsiaTheme="minorHAnsi" w:hAnsi="Times New Roman" w:cs="Times New Roman"/>
            <w:lang w:eastAsia="en-US"/>
          </w:rPr>
          <w:t>s</w:t>
        </w:r>
      </w:ins>
      <w:r w:rsidRPr="00CC5BF7">
        <w:rPr>
          <w:rFonts w:ascii="Times New Roman" w:eastAsiaTheme="minorHAnsi" w:hAnsi="Times New Roman" w:cs="Times New Roman"/>
          <w:lang w:eastAsia="en-US"/>
        </w:rPr>
        <w:t xml:space="preserve"> that partner choice can decrease selfishness and increase costly rule following.</w:t>
      </w:r>
      <w:r w:rsidR="00627B20">
        <w:rPr>
          <w:rFonts w:ascii="Times New Roman" w:eastAsiaTheme="minorHAnsi" w:hAnsi="Times New Roman" w:cs="Times New Roman"/>
          <w:lang w:eastAsia="en-US"/>
        </w:rPr>
        <w:t xml:space="preserve"> </w:t>
      </w:r>
      <w:r w:rsidRPr="00CC5BF7">
        <w:rPr>
          <w:rFonts w:ascii="Times New Roman" w:eastAsiaTheme="minorHAnsi" w:hAnsi="Times New Roman" w:cs="Times New Roman"/>
          <w:lang w:eastAsia="en-US"/>
        </w:rPr>
        <w:t xml:space="preserve">Contrary to previous results, </w:t>
      </w:r>
      <w:r w:rsidR="00627B20">
        <w:rPr>
          <w:rFonts w:ascii="Times New Roman" w:eastAsiaTheme="minorHAnsi" w:hAnsi="Times New Roman" w:cs="Times New Roman"/>
          <w:lang w:eastAsia="en-US"/>
        </w:rPr>
        <w:t>our results</w:t>
      </w:r>
      <w:r w:rsidRPr="00CC5BF7">
        <w:rPr>
          <w:rFonts w:ascii="Times New Roman" w:eastAsiaTheme="minorHAnsi" w:hAnsi="Times New Roman" w:cs="Times New Roman"/>
          <w:lang w:eastAsia="en-US"/>
        </w:rPr>
        <w:t xml:space="preserve"> </w:t>
      </w:r>
      <w:r w:rsidR="00627B20">
        <w:rPr>
          <w:rFonts w:ascii="Times New Roman" w:eastAsiaTheme="minorHAnsi" w:hAnsi="Times New Roman" w:cs="Times New Roman"/>
          <w:lang w:eastAsia="en-US"/>
        </w:rPr>
        <w:t xml:space="preserve">also </w:t>
      </w:r>
      <w:r w:rsidRPr="00CC5BF7">
        <w:rPr>
          <w:rFonts w:ascii="Times New Roman" w:eastAsiaTheme="minorHAnsi" w:hAnsi="Times New Roman" w:cs="Times New Roman"/>
          <w:lang w:eastAsia="en-US"/>
        </w:rPr>
        <w:t>highlight that partner choice can favor selfishness and rule breaking.</w:t>
      </w:r>
      <w:r w:rsidR="00F56961">
        <w:rPr>
          <w:rFonts w:ascii="Times New Roman" w:eastAsiaTheme="minorHAnsi" w:hAnsi="Times New Roman" w:cs="Times New Roman"/>
          <w:lang w:eastAsia="en-US"/>
        </w:rPr>
        <w:t xml:space="preserve"> </w:t>
      </w:r>
      <w:r w:rsidR="006B07CE" w:rsidRPr="00CC5BF7">
        <w:rPr>
          <w:rFonts w:ascii="Times New Roman" w:eastAsiaTheme="minorHAnsi" w:hAnsi="Times New Roman" w:cs="Times New Roman"/>
          <w:lang w:eastAsia="en-US"/>
        </w:rPr>
        <w:t xml:space="preserve">Taken together, our results shed light on how </w:t>
      </w:r>
      <w:r w:rsidR="006B07CE">
        <w:rPr>
          <w:rFonts w:ascii="Times New Roman" w:eastAsiaTheme="minorHAnsi" w:hAnsi="Times New Roman" w:cs="Times New Roman"/>
          <w:lang w:eastAsia="en-US"/>
        </w:rPr>
        <w:t>rule following</w:t>
      </w:r>
      <w:r w:rsidR="006B07CE" w:rsidRPr="00CC5BF7">
        <w:rPr>
          <w:rFonts w:ascii="Times New Roman" w:eastAsiaTheme="minorHAnsi" w:hAnsi="Times New Roman" w:cs="Times New Roman"/>
          <w:lang w:eastAsia="en-US"/>
        </w:rPr>
        <w:t xml:space="preserve"> </w:t>
      </w:r>
      <w:r w:rsidR="006B07CE">
        <w:rPr>
          <w:rFonts w:ascii="Times New Roman" w:eastAsiaTheme="minorHAnsi" w:hAnsi="Times New Roman" w:cs="Times New Roman"/>
          <w:lang w:eastAsia="en-US"/>
        </w:rPr>
        <w:t>is enforced</w:t>
      </w:r>
      <w:r w:rsidR="006B07CE" w:rsidRPr="00CC5BF7">
        <w:rPr>
          <w:rFonts w:ascii="Times New Roman" w:eastAsiaTheme="minorHAnsi" w:hAnsi="Times New Roman" w:cs="Times New Roman"/>
          <w:lang w:eastAsia="en-US"/>
        </w:rPr>
        <w:t xml:space="preserve"> </w:t>
      </w:r>
      <w:r w:rsidR="006B07CE">
        <w:rPr>
          <w:rFonts w:ascii="Times New Roman" w:eastAsiaTheme="minorHAnsi" w:hAnsi="Times New Roman" w:cs="Times New Roman"/>
          <w:lang w:eastAsia="en-US"/>
        </w:rPr>
        <w:t>but also</w:t>
      </w:r>
      <w:r w:rsidR="006B07CE" w:rsidRPr="00CC5BF7">
        <w:rPr>
          <w:rFonts w:ascii="Times New Roman" w:eastAsiaTheme="minorHAnsi" w:hAnsi="Times New Roman" w:cs="Times New Roman"/>
          <w:lang w:eastAsia="en-US"/>
        </w:rPr>
        <w:t xml:space="preserve"> breaks down</w:t>
      </w:r>
      <w:r w:rsidR="006B07CE">
        <w:rPr>
          <w:rFonts w:ascii="Times New Roman" w:eastAsiaTheme="minorHAnsi" w:hAnsi="Times New Roman" w:cs="Times New Roman"/>
          <w:lang w:eastAsia="en-US"/>
        </w:rPr>
        <w:t xml:space="preserve"> through</w:t>
      </w:r>
      <w:r w:rsidR="006B07CE" w:rsidRPr="00CC5BF7">
        <w:rPr>
          <w:rFonts w:ascii="Times New Roman" w:eastAsiaTheme="minorHAnsi" w:hAnsi="Times New Roman" w:cs="Times New Roman"/>
          <w:lang w:eastAsia="en-US"/>
        </w:rPr>
        <w:t xml:space="preserve"> partner choice</w:t>
      </w:r>
      <w:r w:rsidR="006B07CE">
        <w:rPr>
          <w:rFonts w:ascii="Times New Roman" w:eastAsiaTheme="minorHAnsi" w:hAnsi="Times New Roman" w:cs="Times New Roman"/>
          <w:lang w:eastAsia="en-US"/>
        </w:rPr>
        <w:t>, demonstrating how social interactions can shape rule abidance</w:t>
      </w:r>
      <w:r w:rsidR="006B07CE" w:rsidRPr="00CC5BF7">
        <w:rPr>
          <w:rFonts w:ascii="Times New Roman" w:eastAsiaTheme="minorHAnsi" w:hAnsi="Times New Roman" w:cs="Times New Roman"/>
          <w:lang w:eastAsia="en-US"/>
        </w:rPr>
        <w:t>.</w:t>
      </w:r>
    </w:p>
    <w:p w14:paraId="0B3EE8FE" w14:textId="77777777" w:rsidR="00E81978" w:rsidRDefault="005D3A03">
      <w:r>
        <w:rPr>
          <w:rStyle w:val="Emphasis"/>
        </w:rPr>
        <w:t>Keywords</w:t>
      </w:r>
      <w:r>
        <w:t xml:space="preserve">:  </w:t>
      </w:r>
      <w:r w:rsidR="00CC5BF7">
        <w:t>cooperation, dishonesty, partner choice, rule following, norms</w:t>
      </w:r>
    </w:p>
    <w:p w14:paraId="077D20BC" w14:textId="77777777" w:rsidR="00E81978" w:rsidRDefault="00857481">
      <w:pPr>
        <w:pStyle w:val="SectionTitle"/>
      </w:pPr>
      <w:sdt>
        <w:sdtPr>
          <w:alias w:val="Section title:"/>
          <w:tag w:val="Section title:"/>
          <w:id w:val="984196707"/>
          <w:placeholder>
            <w:docPart w:val="A78D78FE4DD6AA4097DD7725856FF5F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CC5BF7">
            <w:t>Inferring and enforcing cooperativeness and dishonesty through rule</w:t>
          </w:r>
          <w:r w:rsidR="006B07CE">
            <w:t xml:space="preserve"> </w:t>
          </w:r>
          <w:r w:rsidR="00CC5BF7">
            <w:t>abidance and partner choice</w:t>
          </w:r>
        </w:sdtContent>
      </w:sdt>
    </w:p>
    <w:p w14:paraId="665D7235" w14:textId="77777777" w:rsidR="00627B20" w:rsidRDefault="00CC5BF7" w:rsidP="00CC5BF7">
      <w:pPr>
        <w:rPr>
          <w:rFonts w:ascii="Times New Roman" w:eastAsiaTheme="minorHAnsi" w:hAnsi="Times New Roman" w:cs="Times New Roman"/>
          <w:kern w:val="0"/>
          <w:lang w:eastAsia="en-US"/>
        </w:rPr>
      </w:pPr>
      <w:r w:rsidRPr="00CC5BF7">
        <w:rPr>
          <w:rFonts w:ascii="Times New Roman" w:eastAsiaTheme="minorHAnsi" w:hAnsi="Times New Roman" w:cs="Times New Roman"/>
          <w:kern w:val="0"/>
          <w:lang w:eastAsia="en-US"/>
        </w:rPr>
        <w:t xml:space="preserve">Rules play an important part in social interactions. Whether in the form of customs, norms, or legal regulations, rules enable individuals to predict what others will do and help to coordinate joint action </w:t>
      </w:r>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&lt;citation&gt;&lt;priority&gt;0&lt;/priority&gt;&lt;uuid&gt;5ADC5A3F-4C89-4596-8B7D-31B644621869&lt;/uuid&gt;&lt;publications&gt;&lt;publication&gt;&lt;subtype&gt;400&lt;/subtype&gt;&lt;title&gt;Culture–gene coevolution, norm-psychology and the emergence of human prosociality&lt;/title&gt;&lt;url&gt;https://linkinghub.elsevier.com/retrieve/pii/S1364661311000386&lt;/url&gt;&lt;volume&gt;15&lt;/volume&gt;&lt;publication_date&gt;99201105001200000000220000&lt;/publication_date&gt;&lt;uuid&gt;D95B18E2-7348-4E90-8867-49C6575099D1&lt;/uuid&gt;&lt;type&gt;400&lt;/type&gt;&lt;number&gt;5&lt;/number&gt;&lt;doi&gt;10.1016/j.tics.2011.03.003&lt;/doi&gt;&lt;startpage&gt;218&lt;/startpage&gt;&lt;endpage&gt;226&lt;/endpage&gt;&lt;bundle&gt;&lt;publication&gt;&lt;title&gt;Trends in cognitive sciences&lt;/title&gt;&lt;uuid&gt;24876794-9AE3-46A6-94BE-41789A178973&lt;/uuid&gt;&lt;subtype&gt;-100&lt;/subtype&gt;&lt;publisher&gt;Elsevier Ltd&lt;/publisher&gt;&lt;type&gt;-100&lt;/type&gt;&lt;/publication&gt;&lt;/bundle&gt;&lt;authors&gt;&lt;author&gt;&lt;lastName&gt;Chudek&lt;/lastName&gt;&lt;firstName&gt;Maciej&lt;/firstName&gt;&lt;/author&gt;&lt;author&gt;&lt;lastName&gt;Henrich&lt;/lastName&gt;&lt;firstName&gt;Joseph&lt;/firstName&gt;&lt;/author&gt;&lt;/authors&gt;&lt;/publication&gt;&lt;publication&gt;&lt;subtype&gt;0&lt;/subtype&gt;&lt;place&gt;New York&lt;/place&gt;&lt;publisher&gt;Cambridge University Press&lt;/publisher&gt;&lt;title&gt;The grammar of society: The nature and dynamics of social norms&lt;/title&gt;&lt;url&gt;http://www.journals.cambridge.org/abstract_S0266267108001727&lt;/url&gt;&lt;publication_date&gt;99200605131200000000222000&lt;/publication_date&gt;&lt;uuid&gt;5BE3DF16-E42B-42E8-88E9-05B005F7122D&lt;/uuid&gt;&lt;type&gt;0&lt;/type&gt;&lt;doi&gt;10.1017/S0266267108001727&lt;/doi&gt;&lt;bundle&gt;&lt;publication&gt;&lt;subtype&gt;0&lt;/subtype&gt;&lt;title&gt;The Grammar of Society The Nature and Dynamics of Social Norms&lt;/title&gt;&lt;uuid&gt;B9821456-9B7E-49CA-8B8E-63036E075568&lt;/uuid&gt;&lt;type&gt;0&lt;/type&gt;&lt;/publication&gt;&lt;/bundle&gt;&lt;authors&gt;&lt;author&gt;&lt;lastName&gt;Bicchieri&lt;/lastName&gt;&lt;firstName&gt;Cristina&lt;/firstName&gt;&lt;/author&gt;&lt;/authors&gt;&lt;/publication&gt;&lt;publication&gt;&lt;subtype&gt;0&lt;/subtype&gt;&lt;place&gt;New York&lt;/place&gt;&lt;publisher&gt;Simon and Schuster&lt;/publisher&gt;&lt;title&gt;Rule makers, rule breakers: How tight and loose cultures wire our world&lt;/title&gt;&lt;publication_date&gt;99201800001200000000200000&lt;/publication_date&gt;&lt;uuid&gt;B7D53996-DF78-4651-91B4-19C2E4F4E1B9&lt;/uuid&gt;&lt;type&gt;0&lt;/type&gt;&lt;authors&gt;&lt;author&gt;&lt;lastName&gt;Gelfand&lt;/lastName&gt;&lt;firstName&gt;Michele&lt;/firstName&gt;&lt;middleNames&gt;J&lt;/middleNames&gt;&lt;/author&gt;&lt;/auth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Pr>
          <w:rFonts w:ascii="Times New Roman" w:hAnsi="Times New Roman" w:cs="Times New Roman"/>
          <w:kern w:val="0"/>
        </w:rPr>
        <w:t>(Bicchieri, 2006; Chudek &amp; Henrich, 2011; Gelfand, 2018)</w:t>
      </w:r>
      <w:r w:rsidR="0019153A">
        <w:rPr>
          <w:rFonts w:ascii="Times New Roman" w:eastAsiaTheme="minorHAnsi" w:hAnsi="Times New Roman" w:cs="Times New Roman"/>
          <w:kern w:val="0"/>
          <w:lang w:eastAsia="en-US"/>
        </w:rPr>
        <w:fldChar w:fldCharType="end"/>
      </w:r>
      <w:r w:rsidRPr="00CC5BF7">
        <w:rPr>
          <w:rFonts w:ascii="Times New Roman" w:eastAsiaTheme="minorHAnsi" w:hAnsi="Times New Roman" w:cs="Times New Roman"/>
          <w:kern w:val="0"/>
          <w:lang w:eastAsia="en-US"/>
        </w:rPr>
        <w:t>. Rules also often demand to restrict selfish behavior. For example, adhering to speeding limits, not crossing a red street light, or lining up in a queue interferes with proceeding towards one’s destination or to not spend more time than strictly necessary. Previous research has shown that punishment by peers or a central authority can help to enforce rule</w:t>
      </w:r>
      <w:r w:rsidR="006B07CE">
        <w:rPr>
          <w:rFonts w:ascii="Times New Roman" w:eastAsiaTheme="minorHAnsi" w:hAnsi="Times New Roman" w:cs="Times New Roman"/>
          <w:kern w:val="0"/>
          <w:lang w:eastAsia="en-US"/>
        </w:rPr>
        <w:t xml:space="preserve"> </w:t>
      </w:r>
      <w:r w:rsidRPr="00CC5BF7">
        <w:rPr>
          <w:rFonts w:ascii="Times New Roman" w:eastAsiaTheme="minorHAnsi" w:hAnsi="Times New Roman" w:cs="Times New Roman"/>
          <w:kern w:val="0"/>
          <w:lang w:eastAsia="en-US"/>
        </w:rPr>
        <w:t xml:space="preserve">abidance in the face of selfish temptations to break rules </w:t>
      </w:r>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&lt;citation&gt;&lt;priority&gt;1&lt;/priority&gt;&lt;uuid&gt;4C68B16F-EB86-4A51-92D0-D20590EBDC32&lt;/uuid&gt;&lt;publications&gt;&lt;publication&gt;&lt;subtype&gt;400&lt;/subtype&gt;&lt;publisher&gt;Elsevier Current Trends&lt;/publisher&gt;&lt;title&gt;Social norms and human cooperation&lt;/title&gt;&lt;url&gt;https://linkinghub.elsevier.com/retrieve/pii/S1364661304000506&lt;/url&gt;&lt;volume&gt;8&lt;/volume&gt;&lt;publication_date&gt;99200404011200000000222000&lt;/publication_date&gt;&lt;uuid&gt;89A552EE-582A-4235-A56E-B91960007D80&lt;/uuid&gt;&lt;type&gt;400&lt;/type&gt;&lt;number&gt;4&lt;/number&gt;&lt;doi&gt;10.1016/j.tics.2004.02.007&lt;/doi&gt;&lt;startpage&gt;185&lt;/startpage&gt;&lt;endpage&gt;190&lt;/endpage&gt;&lt;bundle&gt;&lt;publication&gt;&lt;title&gt;Trends in cognitive sciences&lt;/title&gt;&lt;uuid&gt;24876794-9AE3-46A6-94BE-41789A178973&lt;/uuid&gt;&lt;subtype&gt;-100&lt;/subtype&gt;&lt;publisher&gt;Elsevier Ltd&lt;/publisher&gt;&lt;type&gt;-100&lt;/type&gt;&lt;/publication&gt;&lt;/bundle&gt;&lt;authors&gt;&lt;author&gt;&lt;lastName&gt;Fehr&lt;/lastName&gt;&lt;firstName&gt;Ernst&lt;/firstName&gt;&lt;/author&gt;&lt;author&gt;&lt;lastName&gt;Fischbacher&lt;/lastName&gt;&lt;firstName&gt;Urs&lt;/firstName&gt;&lt;/author&gt;&lt;/authors&gt;&lt;/publication&gt;&lt;publication&gt;&lt;subtype&gt;400&lt;/subtype&gt;&lt;publisher&gt;Public Library of Science&lt;/publisher&gt;&lt;title&gt;Punish and voice: Punishment enhances cooperation when combined with norm-signalling&lt;/title&gt;&lt;url&gt;https://journals.plos.org/plosone/article?id=10.1371/journal.pone.0064941&lt;/url&gt;&lt;volume&gt;8&lt;/volume&gt;&lt;publication_date&gt;99201306121200000000222000&lt;/publication_date&gt;&lt;uuid&gt;F06A3D70-9106-49B4-8B0A-5DD8F5A583EC&lt;/uuid&gt;&lt;type&gt;400&lt;/type&gt;&lt;number&gt;6&lt;/number&gt;&lt;doi&gt;10.1371/journal.pone.0064941&lt;/doi&gt;&lt;startpage&gt;1&lt;/startpage&gt;&lt;endpage&gt;8&lt;/endpage&gt;&lt;bundle&gt;&lt;publication&gt;&lt;title&gt;PLoS ONE&lt;/title&gt;&lt;uuid&gt;2E193ECD-AF5E-472C-89EF-3FA909B5F406&lt;/uuid&gt;&lt;subtype&gt;-100&lt;/subtype&gt;&lt;publisher&gt;Public Library of Science&lt;/publisher&gt;&lt;type&gt;-100&lt;/type&gt;&lt;/publication&gt;&lt;/bundle&gt;&lt;authors&gt;&lt;author&gt;&lt;lastName&gt;Andrighetto&lt;/lastName&gt;&lt;firstName&gt;Giulia&lt;/firstName&gt;&lt;/author&gt;&lt;author&gt;&lt;lastName&gt;Brandts&lt;/lastName&gt;&lt;firstName&gt;Jordi&lt;/firstName&gt;&lt;/author&gt;</w:instrText>
      </w:r>
      <w:r w:rsidR="00094C4C" w:rsidRPr="00094C4C">
        <w:rPr>
          <w:rFonts w:ascii="Times New Roman" w:eastAsiaTheme="minorHAnsi" w:hAnsi="Times New Roman" w:cs="Times New Roman"/>
          <w:kern w:val="0"/>
          <w:lang w:val="de-DE" w:eastAsia="en-US"/>
        </w:rPr>
        <w:instrText>&lt;author&gt;&lt;lastName&gt;Conte&lt;/lastName&gt;&lt;firstName&gt;Rosaria&lt;/firstName&gt;&lt;/author&gt;&lt;author&gt;&lt;lastName&gt;Sabater-Mir&lt;/lastName&gt;&lt;firstName&gt;Jordi&lt;/firstName&gt;&lt;/author&gt;&lt;author&gt;&lt;lastName&gt;Solaz&lt;/lastName&gt;&lt;firstName&gt;Hector&lt;/firstName&gt;&lt;/author&gt;&lt;author&gt;&lt;lastName&gt;Villatoro&lt;/lastName&gt;&lt;firstName&gt;Daniel&lt;/firstName&gt;&lt;/author&gt;&lt;/authors&gt;&lt;/publication&gt;&lt;publication&gt;&lt;subtype&gt;400&lt;/subtype&gt;&lt;publisher&gt;Nature Publishing Group&lt;/publisher&gt;&lt;title&gt;Direct and indirect punishment of norm violations in daily life&lt;/title&gt;&lt;url&gt;https://www-nature-com.ezproxy.leidenuniv.nl:2443/articles/s41467-020-17286-2&lt;/url&gt;&lt;volume&gt;11&lt;/volume&gt;&lt;publication_date&gt;99202007091200000000222000&lt;/publication_date&gt;&lt;uuid&gt;6E3377E0-A682-4871-BFC0-1C87EB9AF8C8&lt;/uuid&gt;&lt;type&gt;400&lt;/type&gt;&lt;number&gt;1&lt;/number&gt;&lt;doi&gt;10.1038/s41467-020-17286-2&lt;/doi&gt;&lt;startpage&gt;1&lt;/startpage&gt;&lt;endpage&gt;9&lt;/endpage&gt;&lt;bundle&gt;&lt;publication&gt;&lt;title&gt;Nature Communications&lt;/title&gt;&lt;uuid&gt;BF88C73F-D3CB-4C29-AAF3-671F031CF66B&lt;/uuid&gt;&lt;subtype&gt;-100&lt;/subtype&gt;&lt;publisher&gt;Nature Publishing Group&lt;/publisher&gt;&lt;type&gt;-100&lt;/type&gt;&lt;/publication&gt;&lt;/bundle&gt;&lt;authors&gt;&lt;author&gt;&lt;lastName&gt;Molho&lt;/lastName&gt;&lt;firstName&gt;Catherine&lt;/firstName&gt;&lt;/author&gt;&lt;author&gt;&lt;lastName&gt;Tybur&lt;/lastName&gt;&lt;firstName&gt;Joshua&lt;/firstName&gt;&lt;middleNames&gt;M&lt;/middleNames&gt;&lt;/author&gt;&lt;author&gt;&lt;lastName&gt;Lange&lt;/lastName&gt;&lt;nonDroppingParticle&gt;van&lt;/nonDroppingParticle&gt;&lt;firstName&gt;Paul&lt;/firstName&gt;&lt;middleNames&gt;A M&lt;/middleNames&gt;&lt;/author&gt;&lt;author&gt;&lt;lastName&gt;Balliet&lt;/lastName&gt;&lt;firstName&gt;Daniel&lt;/firstName&gt;&lt;/author&gt;&lt;/authors&gt;&lt;/publication&gt;&lt;/publications&gt;&lt;cites&gt;&lt;/cites&gt;&lt;/citation&gt;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sidRPr="0019153A">
        <w:rPr>
          <w:rFonts w:ascii="Times New Roman" w:hAnsi="Times New Roman" w:cs="Times New Roman"/>
          <w:kern w:val="0"/>
          <w:lang w:val="de-DE"/>
        </w:rPr>
        <w:t>(Andrighetto et al., 2013; Fehr &amp; Fischbacher, 2004; Molho, Tybur, van Lange, &amp; Balliet, 2020)</w:t>
      </w:r>
      <w:r w:rsidR="0019153A">
        <w:rPr>
          <w:rFonts w:ascii="Times New Roman" w:eastAsiaTheme="minorHAnsi" w:hAnsi="Times New Roman" w:cs="Times New Roman"/>
          <w:kern w:val="0"/>
          <w:lang w:eastAsia="en-US"/>
        </w:rPr>
        <w:fldChar w:fldCharType="end"/>
      </w:r>
      <w:r w:rsidRPr="0019153A">
        <w:rPr>
          <w:rFonts w:ascii="Times New Roman" w:eastAsiaTheme="minorHAnsi" w:hAnsi="Times New Roman" w:cs="Times New Roman"/>
          <w:kern w:val="0"/>
          <w:lang w:val="de-DE" w:eastAsia="en-US"/>
        </w:rPr>
        <w:t xml:space="preserve">. </w:t>
      </w:r>
      <w:r w:rsidRPr="00CC5BF7">
        <w:rPr>
          <w:rFonts w:ascii="Times New Roman" w:eastAsiaTheme="minorHAnsi" w:hAnsi="Times New Roman" w:cs="Times New Roman"/>
          <w:kern w:val="0"/>
          <w:lang w:eastAsia="en-US"/>
        </w:rPr>
        <w:t xml:space="preserve">Yet, there are also rules that are not </w:t>
      </w:r>
      <w:ins w:id="1" w:author="Jim Everett" w:date="2020-10-02T11:43:00Z">
        <w:r w:rsidR="00641D1A">
          <w:rPr>
            <w:rFonts w:ascii="Times New Roman" w:eastAsiaTheme="minorHAnsi" w:hAnsi="Times New Roman" w:cs="Times New Roman"/>
            <w:kern w:val="0"/>
            <w:lang w:eastAsia="en-US"/>
          </w:rPr>
          <w:t>(</w:t>
        </w:r>
      </w:ins>
      <w:r w:rsidRPr="00CC5BF7">
        <w:rPr>
          <w:rFonts w:ascii="Times New Roman" w:eastAsiaTheme="minorHAnsi" w:hAnsi="Times New Roman" w:cs="Times New Roman"/>
          <w:kern w:val="0"/>
          <w:lang w:eastAsia="en-US"/>
        </w:rPr>
        <w:t>or only imperfectly</w:t>
      </w:r>
      <w:ins w:id="2" w:author="Jim Everett" w:date="2020-10-02T11:43:00Z">
        <w:r w:rsidR="00641D1A">
          <w:rPr>
            <w:rFonts w:ascii="Times New Roman" w:eastAsiaTheme="minorHAnsi" w:hAnsi="Times New Roman" w:cs="Times New Roman"/>
            <w:kern w:val="0"/>
            <w:lang w:eastAsia="en-US"/>
          </w:rPr>
          <w:t>)</w:t>
        </w:r>
      </w:ins>
      <w:r w:rsidRPr="00CC5BF7">
        <w:rPr>
          <w:rFonts w:ascii="Times New Roman" w:eastAsiaTheme="minorHAnsi" w:hAnsi="Times New Roman" w:cs="Times New Roman"/>
          <w:kern w:val="0"/>
          <w:lang w:eastAsia="en-US"/>
        </w:rPr>
        <w:t xml:space="preserve"> enforced through punishment or formal sanctions, like tipping for a service or telling the truth </w:t>
      </w:r>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&lt;citation&gt;&lt;priority&gt;2&lt;/priority&gt;&lt;uuid&gt;1B076012-6EC6-4F33-BC05-030462E87BD4&lt;/uuid&gt;&lt;publications&gt;&lt;publication&gt;&lt;subtype&gt;-1000&lt;/subtype&gt;&lt;title&gt;Social influence: social norms, conformity, and compliance&lt;/title&gt;&lt;publication_date&gt;99199800001200000000200000&lt;/publication_date&gt;&lt;uuid&gt;839BCA9D-9EE8-465C-A4A4-2CDF91AA5929&lt;/uuid&gt;&lt;type&gt;-1000&lt;/type&gt;&lt;startpage&gt;151&lt;/startpage&gt;&lt;endpage&gt;192&lt;/endpage&gt;&lt;bundle&gt;&lt;publication&gt;&lt;subtype&gt;0&lt;/subtype&gt;&lt;publisher&gt;McGraw-Hill&lt;/publisher&gt;&lt;title&gt;Handbook of Social Psychology&lt;/title&gt;&lt;uuid&gt;F7F3E24F-5AAD-44CC-A9CD-5E38FFB5AE96&lt;/uuid&gt;&lt;type&gt;0&lt;/type&gt;&lt;/publication&gt;&lt;/bundle&gt;&lt;authors&gt;&lt;author&gt;&lt;lastName&gt;Cialdini&lt;/lastName&gt;&lt;firstName&gt;RB&lt;/firstName&gt;&lt;/author&gt;&lt;author&gt;&lt;lastName&gt;Trost&lt;/lastName&gt;&lt;firstName&gt;MR&lt;/firstName&gt;&lt;/author&gt;&lt;/authors&gt;&lt;editors&gt;&lt;author&gt;&lt;lastName&gt;Gilbert&lt;/lastName&gt;&lt;firstName&gt;DT&lt;/firstName&gt;&lt;/author&gt;&lt;author&gt;&lt;lastName&gt;Fiske&lt;/lastName&gt;&lt;firstName&gt;Susan&lt;/firstName&gt;&lt;middleNames&gt;T&lt;/middleNames&gt;&lt;/author&gt;&lt;author&gt;&lt;lastName&gt;Lindzey&lt;/lastName&gt;&lt;firstName&gt;G&lt;/firstName&gt;&lt;/author&gt;&lt;/edit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Pr>
          <w:rFonts w:ascii="Times New Roman" w:hAnsi="Times New Roman" w:cs="Times New Roman"/>
          <w:kern w:val="0"/>
        </w:rPr>
        <w:t>(Cialdini &amp; Trost, 1998)</w:t>
      </w:r>
      <w:r w:rsidR="0019153A">
        <w:rPr>
          <w:rFonts w:ascii="Times New Roman" w:eastAsiaTheme="minorHAnsi" w:hAnsi="Times New Roman" w:cs="Times New Roman"/>
          <w:kern w:val="0"/>
          <w:lang w:eastAsia="en-US"/>
        </w:rPr>
        <w:fldChar w:fldCharType="end"/>
      </w:r>
      <w:r w:rsidRPr="00CC5BF7">
        <w:rPr>
          <w:rFonts w:ascii="Times New Roman" w:eastAsiaTheme="minorHAnsi" w:hAnsi="Times New Roman" w:cs="Times New Roman"/>
          <w:kern w:val="0"/>
          <w:lang w:eastAsia="en-US"/>
        </w:rPr>
        <w:t xml:space="preserve">. This raises the question how rule abidance can emerge and be maintained in such situations. </w:t>
      </w:r>
    </w:p>
    <w:p w14:paraId="29F35803" w14:textId="7FBF58E0" w:rsidR="00627B20" w:rsidRDefault="00CC5BF7" w:rsidP="00CC5BF7">
      <w:pPr>
        <w:rPr>
          <w:rFonts w:ascii="Times New Roman" w:eastAsiaTheme="minorHAnsi" w:hAnsi="Times New Roman" w:cs="Times New Roman"/>
          <w:kern w:val="0"/>
          <w:lang w:eastAsia="en-US"/>
        </w:rPr>
      </w:pPr>
      <w:r w:rsidRPr="00CC5BF7">
        <w:rPr>
          <w:rFonts w:ascii="Times New Roman" w:eastAsiaTheme="minorHAnsi" w:hAnsi="Times New Roman" w:cs="Times New Roman"/>
          <w:kern w:val="0"/>
          <w:lang w:eastAsia="en-US"/>
        </w:rPr>
        <w:t>Here we investigate the possibility that partner choice</w:t>
      </w:r>
      <w:ins w:id="3" w:author="Jim Everett" w:date="2020-10-02T11:44:00Z">
        <w:r w:rsidR="00BB2162">
          <w:rPr>
            <w:rFonts w:ascii="Times New Roman" w:eastAsiaTheme="minorHAnsi" w:hAnsi="Times New Roman" w:cs="Times New Roman"/>
            <w:kern w:val="0"/>
            <w:lang w:eastAsia="en-US"/>
          </w:rPr>
          <w:t xml:space="preserve"> mechanisms</w:t>
        </w:r>
      </w:ins>
      <w:r w:rsidRPr="00CC5BF7">
        <w:rPr>
          <w:rFonts w:ascii="Times New Roman" w:eastAsiaTheme="minorHAnsi" w:hAnsi="Times New Roman" w:cs="Times New Roman"/>
          <w:kern w:val="0"/>
          <w:lang w:eastAsia="en-US"/>
        </w:rPr>
        <w:t xml:space="preserve"> can enforce rule abidance in the absence of punishment. Previous research has shown that partner choice can be a powerful mechanism to sustain cooperative relationships</w:t>
      </w:r>
      <w:ins w:id="4" w:author="Jim Everett" w:date="2020-10-02T11:46:00Z">
        <w:r w:rsidR="00744D81">
          <w:rPr>
            <w:rFonts w:ascii="Times New Roman" w:eastAsiaTheme="minorHAnsi" w:hAnsi="Times New Roman" w:cs="Times New Roman"/>
            <w:kern w:val="0"/>
            <w:lang w:eastAsia="en-US"/>
          </w:rPr>
          <w:t xml:space="preserve">, and </w:t>
        </w:r>
        <w:commentRangeStart w:id="5"/>
        <w:del w:id="6" w:author="Sebastian Simon" w:date="2020-10-14T08:43:00Z">
          <w:r w:rsidR="00744D81" w:rsidDel="00787B1A">
            <w:rPr>
              <w:rFonts w:ascii="Times New Roman" w:eastAsiaTheme="minorHAnsi" w:hAnsi="Times New Roman" w:cs="Times New Roman"/>
              <w:kern w:val="0"/>
              <w:lang w:eastAsia="en-US"/>
            </w:rPr>
            <w:delText xml:space="preserve">thus even form </w:delText>
          </w:r>
        </w:del>
      </w:ins>
      <w:ins w:id="7" w:author="Sebastian Simon" w:date="2020-10-14T08:43:00Z">
        <w:r w:rsidR="00787B1A">
          <w:rPr>
            <w:rFonts w:ascii="Times New Roman" w:eastAsiaTheme="minorHAnsi" w:hAnsi="Times New Roman" w:cs="Times New Roman"/>
            <w:kern w:val="0"/>
            <w:lang w:eastAsia="en-US"/>
          </w:rPr>
          <w:t xml:space="preserve">that forms </w:t>
        </w:r>
        <w:commentRangeEnd w:id="5"/>
        <w:r w:rsidR="00787B1A">
          <w:rPr>
            <w:rStyle w:val="CommentReference"/>
          </w:rPr>
          <w:commentReference w:id="5"/>
        </w:r>
      </w:ins>
      <w:ins w:id="8" w:author="Jim Everett" w:date="2020-10-02T11:46:00Z">
        <w:r w:rsidR="00744D81">
          <w:rPr>
            <w:rFonts w:ascii="Times New Roman" w:eastAsiaTheme="minorHAnsi" w:hAnsi="Times New Roman" w:cs="Times New Roman"/>
            <w:kern w:val="0"/>
            <w:lang w:eastAsia="en-US"/>
          </w:rPr>
          <w:t>a critical basis of our moral sense (</w:t>
        </w:r>
        <w:commentRangeStart w:id="9"/>
        <w:r w:rsidR="00744D81">
          <w:rPr>
            <w:rFonts w:ascii="Times New Roman" w:eastAsiaTheme="minorHAnsi" w:hAnsi="Times New Roman" w:cs="Times New Roman"/>
            <w:kern w:val="0"/>
            <w:lang w:eastAsia="en-US"/>
          </w:rPr>
          <w:t>Alexander, 1987</w:t>
        </w:r>
        <w:commentRangeEnd w:id="9"/>
        <w:r w:rsidR="00B86F33">
          <w:rPr>
            <w:rStyle w:val="CommentReference"/>
          </w:rPr>
          <w:commentReference w:id="9"/>
        </w:r>
      </w:ins>
      <w:ins w:id="10" w:author="Jim Everett" w:date="2020-10-02T11:47:00Z">
        <w:r w:rsidR="00B86F33">
          <w:rPr>
            <w:rFonts w:ascii="Times New Roman" w:eastAsiaTheme="minorHAnsi" w:hAnsi="Times New Roman" w:cs="Times New Roman"/>
            <w:kern w:val="0"/>
            <w:lang w:eastAsia="en-US"/>
          </w:rPr>
          <w:t xml:space="preserve">; </w:t>
        </w:r>
        <w:proofErr w:type="spellStart"/>
        <w:r w:rsidR="00B86F33">
          <w:rPr>
            <w:rFonts w:ascii="Times New Roman" w:eastAsiaTheme="minorHAnsi" w:hAnsi="Times New Roman" w:cs="Times New Roman"/>
            <w:kern w:val="0"/>
            <w:lang w:eastAsia="en-US"/>
          </w:rPr>
          <w:t>Baumard</w:t>
        </w:r>
        <w:proofErr w:type="spellEnd"/>
        <w:r w:rsidR="00B86F33">
          <w:rPr>
            <w:rFonts w:ascii="Times New Roman" w:eastAsiaTheme="minorHAnsi" w:hAnsi="Times New Roman" w:cs="Times New Roman"/>
            <w:kern w:val="0"/>
            <w:lang w:eastAsia="en-US"/>
          </w:rPr>
          <w:t>, André, &amp; Sperber, 2013</w:t>
        </w:r>
      </w:ins>
      <w:ins w:id="11" w:author="Jim Everett" w:date="2020-10-02T11:46:00Z">
        <w:r w:rsidR="00744D81">
          <w:rPr>
            <w:rFonts w:ascii="Times New Roman" w:eastAsiaTheme="minorHAnsi" w:hAnsi="Times New Roman" w:cs="Times New Roman"/>
            <w:kern w:val="0"/>
            <w:lang w:eastAsia="en-US"/>
          </w:rPr>
          <w:t>)</w:t>
        </w:r>
      </w:ins>
      <w:r w:rsidRPr="00CC5BF7">
        <w:rPr>
          <w:rFonts w:ascii="Times New Roman" w:eastAsiaTheme="minorHAnsi" w:hAnsi="Times New Roman" w:cs="Times New Roman"/>
          <w:kern w:val="0"/>
          <w:lang w:eastAsia="en-US"/>
        </w:rPr>
        <w:t>. When individuals can freely choose their interaction partner, cooperators can search for like-minded cooperators and avoid defectors. In the long-run, cooperation has a competitive advantage over defection and the incentive for defectors to start cooperating</w:t>
      </w:r>
      <w:r w:rsidR="00627B20">
        <w:rPr>
          <w:rFonts w:ascii="Times New Roman" w:eastAsiaTheme="minorHAnsi" w:hAnsi="Times New Roman" w:cs="Times New Roman"/>
          <w:kern w:val="0"/>
          <w:lang w:eastAsia="en-US"/>
        </w:rPr>
        <w:t xml:space="preserve"> themselves</w:t>
      </w:r>
      <w:r w:rsidRPr="00CC5BF7">
        <w:rPr>
          <w:rFonts w:ascii="Times New Roman" w:eastAsiaTheme="minorHAnsi" w:hAnsi="Times New Roman" w:cs="Times New Roman"/>
          <w:kern w:val="0"/>
          <w:lang w:eastAsia="en-US"/>
        </w:rPr>
        <w:t xml:space="preserve"> increases </w:t>
      </w:r>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&lt;citation&gt;&lt;priority&gt;3&lt;/priority&gt;&lt;uuid&gt;E7C0694A-854F-443B-9CB6-EF7BD40437BD&lt;/uuid&gt;&lt;publications&gt;&lt;publication&gt;&lt;subtype&gt;400&lt;/subtype&gt;&lt;publisher&gt;Elsevier&lt;/publisher&gt;&lt;title&gt;Biological markets and the effects of partner choice on cooperation and friendship&lt;/title&gt;&lt;url&gt;https://www.sciencedirect.com/science/article/pii/S2352250X15001906&lt;/url&gt;&lt;volume&gt;7&lt;/volume&gt;&lt;publication_date&gt;99201602011200000000222000&lt;/publication_date&gt;&lt;uuid&gt;CD88731C-D909-4D96-9A88-571242484CB0&lt;/uuid&gt;&lt;type&gt;400&lt;/type&gt;&lt;doi&gt;10.1016/j.copsyc.2015.07.012&lt;/doi&gt;&lt;startpage&gt;33&lt;/startpage&gt;&lt;endpage&gt;38&lt;/endpage&gt;&lt;bundle&gt;&lt;publication&gt;&lt;title&gt;Current Opinion in Psychology&lt;/title&gt;&lt;uuid&gt;26B22899-E054-47A0-9211-3F15C532331C&lt;/uuid&gt;&lt;subtype&gt;-100&lt;/subtype&gt;&lt;publisher&gt;Elsevier Ltd&lt;/publisher&gt;&lt;type&gt;-100&lt;/type&gt;&lt;/publication&gt;&lt;/bundle&gt;&lt;authors&gt;&lt;author&gt;&lt;lastName&gt;Barclay&lt;/lastName&gt;&lt;firstName&gt;Pat&lt;/firstName&gt;&lt;/author&gt;&lt;/authors&gt;&lt;/publication&gt;&lt;publication&gt;&lt;subtype&gt;400&lt;/subtype&gt;&lt;title&gt;Reputation-based partner choice promotes cooperation in social networks&lt;/title&gt;&lt;url&gt;http://link.aps.org/doi/10.1103/PhysRevE.78.026117&lt;/url&gt;&lt;volume&gt;78&lt;/volume&gt;&lt;publication_date&gt;99200808221200000000222000&lt;/publication_date&gt;&lt;uuid&gt;53200F1B-EB48-4519-B91C-BB15BFAF38D5&lt;/uuid&gt;&lt;type&gt;400&lt;/type&gt;&lt;number&gt;2&lt;/number&gt;&lt;citekey&gt;Fu:2008gh&lt;/citekey&gt;&lt;doi&gt;10.1103/PhysRevE.78.026117&lt;/doi&gt;&lt;startpage&gt;1&lt;/startpage&gt;&lt;endpage&gt;8&lt;/endpage&gt;&lt;bundle&gt;&lt;publication&gt;&lt;title&gt;Physical Review E&lt;/title&gt;&lt;uuid&gt;2743F9E9-B80B-4614-9CD3-328F3C1CFAA1&lt;/uuid&gt;&lt;subtype&gt;-100&lt;/subtype&gt;&lt;publisher&gt;&lt;/publisher&gt;&lt;type&gt;-100&lt;/type&gt;&lt;/publication&gt;&lt;/bundle&gt;&lt;authors&gt;&lt;author&gt;&lt;lastName&gt;Fu&lt;/lastName&gt;&lt;firstName&gt;Feng&lt;/firstName&gt;&lt;/author&gt;&lt;author&gt;&lt;lastName&gt;Hauert&lt;/lastName&gt;&lt;firstName&gt;Christoph&lt;/firstName&gt;&lt;/author&gt;&lt;author&gt;&lt;lastName&gt;Nowak&lt;/lastName&gt;&lt;firstName&gt;Martin&lt;/firstName&gt;&lt;middleNames&gt;A&lt;/middleNames&gt;&lt;/author&gt;&lt;author&gt;&lt;lastName&gt;Wang&lt;/lastName&gt;&lt;firstName&gt;Long&lt;/firstName&gt;&lt;/author&gt;&lt;/authors&gt;&lt;/publication&gt;&lt;publication&gt;&lt;subtype&gt;400&lt;/subtype&gt;&lt;title&gt;Partner choice creates fairness in humans&lt;/title&gt;&lt;url&gt;http://rspb.royalsocietypublishing.org/cgi/doi/10.1098/rspb.2015.0392&lt;/url&gt;&lt;volume&gt;282&lt;/volume&gt;&lt;publication_date&gt;99201505061200000000222000&lt;/publication_date&gt;&lt;uuid&gt;F41C10B8-70E9-4C1E-9D4A-5CC819D395F4&lt;/uuid&gt;&lt;type&gt;400&lt;/type&gt;&lt;doi&gt;10.1098/rspb.2015.0392&lt;/doi&gt;&lt;startpage&gt;1&lt;/startpage&gt;&lt;endpage&gt;7&lt;/endpage&gt;&lt;bundle&gt;&lt;publication&gt;&lt;title&gt;Philosophical Transactions of the Royal Society B: Biological Sciences&lt;/title&gt;&lt;uuid&gt;2F87FE95-FB2F-4EEA-92CB-E1974E30FAB3&lt;/uuid&gt;&lt;subtype&gt;-100&lt;/subtype&gt;&lt;publisher&gt;The Royal Society&lt;/publisher&gt;&lt;type&gt;-100&lt;/type&gt;&lt;/publication&gt;&lt;/bundle&gt;&lt;authors&gt;&lt;author&gt;&lt;lastName&gt;Debove&lt;/lastName&gt;&lt;firstName&gt;S&lt;/firstName&gt;&lt;/author&gt;&lt;author&gt;&lt;lastName&gt;Andre&lt;/lastName&gt;&lt;firstName&gt;J&lt;/firstName&gt;&lt;middleNames&gt;B&lt;/middleNames&gt;&lt;/author&gt;&lt;author&gt;&lt;lastName&gt;Baumard&lt;/lastName&gt;&lt;firstName&gt;N&lt;/firstName&gt;&lt;/author&gt;&lt;/authors&gt;&lt;/publication&gt;&lt;publication&gt;&lt;subtype&gt;400&lt;/subtype&gt;&lt;publisher&gt;Nature Publishing Group&lt;/publisher&gt;&lt;title&gt;The coevolution of choosiness and cooperation&lt;/title&gt;&lt;url&gt;http://www.nature.com/nature/journal/v451/n7175/abs/nature06455.html&lt;/url&gt;&lt;volume&gt;451&lt;/volume&gt;&lt;publication_date&gt;99200801101200000000222000&lt;/publication_date&gt;&lt;uuid&gt;C1C8D951-EC2C-43A2-A71F-365C2E0F2E64&lt;/uuid&gt;&lt;type&gt;400&lt;/type&gt;&lt;doi&gt;10.1038/nature06455&lt;/doi&gt;&lt;startpage&gt;189&lt;/startpage&gt;&lt;endpage&gt;192&lt;/endpage&gt;&lt;bundle&gt;&lt;publication&gt;&lt;title&gt;Nature&lt;/title&gt;&lt;uuid&gt;3A3C27BD-D058-4A7A-8936-62A795DACC1D&lt;/uuid&gt;&lt;subtype&gt;-100&lt;/subtype&gt;&lt;publisher&gt;Nature Publishing Group&lt;/publisher&gt;&lt;type&gt;-100&lt;/type&gt;&lt;/publication&gt;&lt;/bundle&gt;&lt;authors&gt;&lt;author&gt;&lt;lastName&gt;McNamara&lt;/lastName&gt;&lt;firstName&gt;John&lt;/firstName&gt;&lt;middleNames&gt;M&lt;/middleNames&gt;&lt;/author&gt;&lt;author&gt;&lt;lastName&gt;Barta&lt;/lastName&gt;&lt;firstName&gt;Zoltan&lt;/firstName&gt;&lt;/author&gt;&lt;author&gt;&lt;lastName&gt;Fromhage&lt;/lastName&gt;&lt;firstName&gt;Lutz&lt;/firstName&gt;&lt;/author&gt;&lt;author&gt;&lt;lastName&gt;Houston&lt;/lastName&gt;&lt;firstName&gt;Alasdair&lt;/firstName&gt;&lt;middleNames&gt;I&lt;/middleNames&gt;&lt;/author&gt;&lt;/authors&gt;&lt;/publication&gt;&lt;publication&gt;&lt;subtype&gt;400&lt;/subtype&gt;&lt;publisher&gt;National Academy of Sciences&lt;/publisher&gt;&lt;title&gt;Cooperation and assortativity with dynamic partner updating&lt;/title&gt;&lt;url&gt;http://www.pnas.org/content/109/36/14363.abstract&lt;/url&gt;&lt;volume&gt;109&lt;/volume&gt;&lt;publication_date&gt;99201209041200000000222000&lt;/publication_date&gt;&lt;uuid&gt;9DADD22A-F387-4534-BC41-FC9AF3E44DDD&lt;/uuid&gt;&lt;type&gt;400&lt;/type&gt;&lt;number&gt;36&lt;/number&gt;&lt;citekey&gt;Wang:2012ew&lt;/citekey&gt;&lt;doi&gt;10.1073/pnas.1120867109&lt;/doi&gt;&lt;startpage&gt;14363&lt;/startpage&gt;&lt;endpage&gt;14368&lt;/endpage&gt;&lt;bundle&gt;&lt;publication&gt;&lt;title&gt;Proceedings of the National Academy of Sciences&lt;/title&gt;&lt;uuid&gt;2583A504-F533-4B28-AC46-4D921F2C185A&lt;/uuid&gt;&lt;subtype&gt;-100&lt;/subtype&gt;&lt;publisher&gt;National Acad Sciences&lt;/publisher&gt;&lt;type&gt;-100&lt;/type&gt;&lt;/publication&gt;&lt;/bundle&gt;&lt;authors&gt;&lt;author&gt;&lt;lastName&gt;Wang&lt;/lastName&gt;&lt;firstName&gt;Jing&lt;/firstName&gt;&lt;/author&gt;&lt;author&gt;&lt;lastName&gt;Suri&lt;/lastName&gt;&lt;firstName&gt;Siddharth&lt;/firstName&gt;&lt;/author&gt;&lt;author&gt;&lt;lastName&gt;Watts&lt;/lastName&gt;&lt;firstName&gt;Duncan&lt;/firstName&gt;&lt;middleNames&gt;J&lt;/middleNames&gt;&lt;/author&gt;&lt;/auth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Pr>
          <w:rFonts w:ascii="Times New Roman" w:hAnsi="Times New Roman" w:cs="Times New Roman"/>
          <w:kern w:val="0"/>
        </w:rPr>
        <w:t>(Barclay, 2016; Debove, Andre, &amp; Baumard, 2015; Fu, Hauert, Nowak, &amp; Wang, 2008; McNamara, Barta, Fromhage, &amp; Houston, 2008; J. Wang, Suri, &amp; Watts, 2012)</w:t>
      </w:r>
      <w:r w:rsidR="0019153A">
        <w:rPr>
          <w:rFonts w:ascii="Times New Roman" w:eastAsiaTheme="minorHAnsi" w:hAnsi="Times New Roman" w:cs="Times New Roman"/>
          <w:kern w:val="0"/>
          <w:lang w:eastAsia="en-US"/>
        </w:rPr>
        <w:fldChar w:fldCharType="end"/>
      </w:r>
      <w:r w:rsidRPr="00CC5BF7">
        <w:rPr>
          <w:rFonts w:ascii="Times New Roman" w:eastAsiaTheme="minorHAnsi" w:hAnsi="Times New Roman" w:cs="Times New Roman"/>
          <w:kern w:val="0"/>
          <w:lang w:eastAsia="en-US"/>
        </w:rPr>
        <w:t xml:space="preserve">. When choosing interaction partners, people may search for cues that allow to infer the cooperativeness of a potential interaction partner before </w:t>
      </w:r>
      <w:r w:rsidRPr="00CC5BF7">
        <w:rPr>
          <w:rFonts w:ascii="Times New Roman" w:eastAsiaTheme="minorHAnsi" w:hAnsi="Times New Roman" w:cs="Times New Roman"/>
          <w:kern w:val="0"/>
          <w:lang w:eastAsia="en-US"/>
        </w:rPr>
        <w:lastRenderedPageBreak/>
        <w:t xml:space="preserve">entering an interaction </w:t>
      </w:r>
      <w:commentRangeStart w:id="12"/>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&lt;citation&gt;&lt;priority&gt;4&lt;/priority&gt;&lt;uuid&gt;58B105FB-E046-4E16-A315-FB116F72AD5F&lt;/uuid&gt;&lt;publications&gt;&lt;publication&gt;&lt;subtype&gt;400&lt;/subtype&gt;&lt;title&gt;Judging a book by its cover: Beauty and expectations in the trust game&lt;/title&gt;&lt;url&gt;http://journals.sagepub.com/doi/10.1177/106591290605900202&lt;/url&gt;&lt;volume&gt;59&lt;/volume&gt;&lt;publication_date&gt;99201607021200000000222000&lt;/publication_date&gt;&lt;uuid&gt;EACA8ADB-4969-427D-B366-2DF1DA5D972A&lt;/uuid&gt;&lt;type&gt;400&lt;/type&gt;&lt;number&gt;2&lt;/number&gt;&lt;doi&gt;10.1177/106591290605900202&lt;/doi&gt;&lt;startpage&gt;189&lt;/startpage&gt;&lt;endpage&gt;202&lt;/endpage&gt;&lt;bundle&gt;&lt;publication&gt;&lt;title&gt;Political Research Quarterly&lt;/title&gt;&lt;uuid&gt;895B4DB0-F63A-4E4F-8515-0A975F9753C3&lt;/uuid&gt;&lt;subtype&gt;-100&lt;/subtype&gt;&lt;type&gt;-100&lt;/type&gt;&lt;/publication&gt;&lt;/bundle&gt;&lt;authors&gt;&lt;author&gt;&lt;lastName&gt;Wilson&lt;/lastName&gt;&lt;firstName&gt;Rick&lt;/firstName&gt;&lt;middleNames&gt;K&lt;/middleNames&gt;&lt;/author&gt;&lt;author&gt;&lt;lastName&gt;Eckel&lt;/lastName&gt;&lt;firstName&gt;Catherine&lt;/firstName&gt;&lt;middleNames&gt;C&lt;/middleNames&gt;&lt;/author&gt;&lt;/authors&gt;&lt;/publication&gt;&lt;publication&gt;&lt;subtype&gt;400&lt;/subtype&gt;&lt;publisher&gt;Elsevier&lt;/publisher&gt;&lt;title&gt;Is cooperativeness readable in static facial features? An inter-cultural approach&lt;/title&gt;&lt;url&gt;https://linkinghub.elsevier.com/retrieve/pii/S1090513813000755&lt;/url&gt;&lt;volume&gt;34&lt;/volume&gt;&lt;publication_date&gt;99201311011200000000222000&lt;/publication_date&gt;&lt;uuid&gt;46C978DD-2247-4F6F-A7F3-75CA6564CFCC&lt;/uuid&gt;&lt;type&gt;400&lt;/type&gt;&lt;number&gt;6&lt;/number&gt;&lt;doi&gt;10.1016/j.evolhumbehav.2013.08.002&lt;/doi&gt;&lt;startpage&gt;427&lt;/startpage&gt;&lt;endpage&gt;432&lt;/endpage&gt;&lt;bundle&gt;&lt;publication&gt;&lt;title&gt;Evolution and Human Behavior&lt;/title&gt;&lt;uuid&gt;E5A36E33-7191-4088-B343-D55F4C21EB8D&lt;/uuid&gt;&lt;subtype&gt;-100&lt;/subtype&gt;&lt;publisher&gt;Elsevier&lt;/publisher&gt;&lt;type&gt;-100&lt;/type&gt;&lt;/publication&gt;&lt;/bundle&gt;&lt;authors&gt;&lt;author&gt;&lt;lastName&gt;Tognetti&lt;/lastName&gt;&lt;firstName&gt;Arnaud&lt;/firstName&gt;&lt;/author&gt;&lt;author&gt;&lt;lastName&gt;Berticat&lt;/lastName&gt;&lt;firstName&gt;Claire&lt;/firstName&gt;&lt;/author&gt;&lt;author&gt;&lt;lastName&gt;Raymond&lt;/lastName&gt;&lt;firstName&gt;Michel&lt;/firstName&gt;&lt;/author&gt;&lt;author&gt;&lt;lastName&gt;Faurie&lt;/lastName&gt;&lt;firstName&gt;Charlotte&lt;/firstName&gt;&lt;/author&gt;&lt;/authors&gt;&lt;/publication&gt;&lt;publication&gt;&lt;subtype&gt;400&lt;/subtype&gt;&lt;title&gt;Uncalculating cooperation is used to signal trustworthiness&lt;/title&gt;&lt;url&gt;http://www.pnas.org/content/113/31/8658.short&lt;/url&gt;&lt;volume&gt;113&lt;/volume&gt;&lt;publication_date&gt;99201600001200000000200000&lt;/publication_date&gt;&lt;uuid&gt;7B0FC3CE-A9FA-4DA7-9454-61F7CCDB5E6C&lt;/uuid&gt;&lt;type&gt;400&lt;/type&gt;&lt;number&gt;31&lt;/number&gt;&lt;startpage&gt;8658&lt;/startpage&gt;&lt;endpage&gt;8663&lt;/endpage&gt;&lt;bundle&gt;&lt;publication&gt;&lt;title&gt;Proceedings of the National Academy of Sciences&lt;/title&gt;&lt;uuid&gt;2583A504-F533-4B28-AC46-4D921F2C185A&lt;/uuid&gt;&lt;subtype&gt;-100&lt;/subtype&gt;&lt;publisher&gt;National Acad Sciences&lt;/publisher&gt;&lt;type&gt;-100&lt;/type&gt;&lt;/publication&gt;&lt;/bundle&gt;&lt;authors&gt;&lt;author&gt;&lt;lastName&gt;Jordan&lt;/lastName&gt;&lt;firstName&gt;Jillian&lt;/firstName&gt;&lt;middleNames&gt;J&lt;/middleNames&gt;&lt;/author&gt;&lt;author&gt;&lt;lastName&gt;Hoffman&lt;/lastName&gt;&lt;firstName&gt;M&lt;/firstName&gt;&lt;/author&gt;&lt;author&gt;&lt;lastName&gt;Nowak&lt;/lastName&gt;&lt;firstName&gt;Martin&lt;/firstName&gt;&lt;middleNames&gt;A&lt;/middleNames&gt;&lt;/author&gt;&lt;author&gt;&lt;lastName&gt;Rand&lt;/lastName&gt;&lt;firstName&gt;David&lt;/firstName&gt;&lt;middleNames&gt;G&lt;/middleNames&gt;&lt;/author&gt;&lt;/authors&gt;&lt;/publication&gt;&lt;publication&gt;&lt;subtype&gt;400&lt;/subtype&gt;&lt;publisher&gt;National Acad Sciences&lt;/publisher&gt;&lt;title&gt;Gossip as an alternative for direct observation in games of indirect reciprocity.&lt;/title&gt;&lt;url&gt;http://www.pnas.org/content/104/44/17435.full&lt;/url&gt;&lt;volume&gt;104&lt;/volume&gt;&lt;publication_date&gt;99200710301200000000222000&lt;/publication_date&gt;&lt;uuid&gt;8E3A0AEA-864E-42EB-88A5-DE3A5B564B38&lt;/uuid&gt;&lt;type&gt;400&lt;/type&gt;&lt;number&gt;44&lt;/number&gt;&lt;doi&gt;10.1073/pnas.0704598104&lt;/doi&gt;&lt;institution&gt;Department of Evolutionary Ecology, Max-Planck-Institute for Evolutionary Biology, 24306 Plön, Germany. sommerfeld@mpil-ploen.mpg.de&lt;/institution&gt;&lt;startpage&gt;17435&lt;/startpage&gt;&lt;endpage&gt;17440&lt;/endpage&gt;&lt;bundle&gt;&lt;publication&gt;&lt;title&gt;Proceedings of the National Academy of Sciences&lt;/title&gt;&lt;uuid&gt;2583A504-F533-4B28-AC46-4D921F2C185A&lt;/uuid&gt;&lt;subtype&gt;-100&lt;/subtype&gt;&lt;publisher&gt;National Acad Sciences&lt;/publisher&gt;&lt;type&gt;-100&lt;/type&gt;&lt;/publication&gt;&lt;/bundle&gt;&lt;authors&gt;&lt;author&gt;&lt;lastName&gt;Sommerfeld&lt;/lastName&gt;&lt;firstName&gt;Ralf&lt;/firstName&gt;&lt;middleNames&gt;D&lt;/middleNames&gt;&lt;/author&gt;&lt;author&gt;&lt;lastName&gt;Krambeck&lt;/lastName&gt;&lt;firstName&gt;Hans-Jürgen&lt;/firstName&gt;&lt;/author&gt;&lt;author&gt;&lt;lastName&gt;Semmann&lt;/lastName&gt;&lt;firstName&gt;Dirk&lt;/firstName&gt;&lt;/author&gt;&lt;author&gt;&lt;lastName&gt;Milinski&lt;/lastName&gt;&lt;firstName&gt;Manfred&lt;/firstName&gt;&lt;/author&gt;&lt;/auth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Pr>
          <w:rFonts w:ascii="Times New Roman" w:hAnsi="Times New Roman" w:cs="Times New Roman"/>
          <w:kern w:val="0"/>
        </w:rPr>
        <w:t>(Jordan, Hoffman, Nowak, &amp; Rand, 2016; Sommerfeld, Krambeck, Semmann, &amp; Milinski, 2007; Tognetti, Berticat, Raymond, &amp; Faurie, 2013; Wilson &amp; Eckel, 2016)</w:t>
      </w:r>
      <w:r w:rsidR="0019153A">
        <w:rPr>
          <w:rFonts w:ascii="Times New Roman" w:eastAsiaTheme="minorHAnsi" w:hAnsi="Times New Roman" w:cs="Times New Roman"/>
          <w:kern w:val="0"/>
          <w:lang w:eastAsia="en-US"/>
        </w:rPr>
        <w:fldChar w:fldCharType="end"/>
      </w:r>
      <w:commentRangeEnd w:id="12"/>
      <w:r w:rsidR="008B515B">
        <w:rPr>
          <w:rStyle w:val="CommentReference"/>
        </w:rPr>
        <w:commentReference w:id="12"/>
      </w:r>
      <w:r w:rsidRPr="00CC5BF7">
        <w:rPr>
          <w:rFonts w:ascii="Times New Roman" w:eastAsiaTheme="minorHAnsi" w:hAnsi="Times New Roman" w:cs="Times New Roman"/>
          <w:kern w:val="0"/>
          <w:lang w:eastAsia="en-US"/>
        </w:rPr>
        <w:t xml:space="preserve">. </w:t>
      </w:r>
      <w:ins w:id="13" w:author="Jim Everett" w:date="2020-10-02T11:50:00Z">
        <w:r w:rsidR="008B515B">
          <w:rPr>
            <w:rFonts w:ascii="Times New Roman" w:eastAsiaTheme="minorHAnsi" w:hAnsi="Times New Roman" w:cs="Times New Roman"/>
            <w:kern w:val="0"/>
            <w:lang w:eastAsia="en-US"/>
          </w:rPr>
          <w:t>Accordingly, it has been argued that such mechanisms of partner choice whereby we search for cues of cooperativeness in people’s judgments can help explain the prevalence of rule-following deontological moral intuitions even when followi</w:t>
        </w:r>
      </w:ins>
      <w:ins w:id="14" w:author="Jim Everett" w:date="2020-10-02T11:51:00Z">
        <w:r w:rsidR="008B515B">
          <w:rPr>
            <w:rFonts w:ascii="Times New Roman" w:eastAsiaTheme="minorHAnsi" w:hAnsi="Times New Roman" w:cs="Times New Roman"/>
            <w:kern w:val="0"/>
            <w:lang w:eastAsia="en-US"/>
          </w:rPr>
          <w:t>ng utilitarian judgments would lead to better outcomes overall (Everett et al. 2016; 2018).</w:t>
        </w:r>
      </w:ins>
      <w:ins w:id="15" w:author="Jim Everett" w:date="2020-10-02T11:50:00Z">
        <w:r w:rsidR="008B515B">
          <w:rPr>
            <w:rFonts w:ascii="Times New Roman" w:eastAsiaTheme="minorHAnsi" w:hAnsi="Times New Roman" w:cs="Times New Roman"/>
            <w:kern w:val="0"/>
            <w:lang w:eastAsia="en-US"/>
          </w:rPr>
          <w:t xml:space="preserve"> </w:t>
        </w:r>
      </w:ins>
      <w:ins w:id="16" w:author="Jim Everett" w:date="2020-10-02T11:51:00Z">
        <w:r w:rsidR="008B515B">
          <w:rPr>
            <w:rFonts w:ascii="Times New Roman" w:eastAsiaTheme="minorHAnsi" w:hAnsi="Times New Roman" w:cs="Times New Roman"/>
            <w:kern w:val="0"/>
            <w:lang w:eastAsia="en-US"/>
          </w:rPr>
          <w:t>In daily life, w</w:t>
        </w:r>
      </w:ins>
      <w:del w:id="17" w:author="Jim Everett" w:date="2020-10-02T11:51:00Z">
        <w:r w:rsidRPr="00CC5BF7" w:rsidDel="008B515B">
          <w:rPr>
            <w:rFonts w:ascii="Times New Roman" w:eastAsiaTheme="minorHAnsi" w:hAnsi="Times New Roman" w:cs="Times New Roman"/>
            <w:kern w:val="0"/>
            <w:lang w:eastAsia="en-US"/>
          </w:rPr>
          <w:delText>W</w:delText>
        </w:r>
      </w:del>
      <w:r w:rsidRPr="00CC5BF7">
        <w:rPr>
          <w:rFonts w:ascii="Times New Roman" w:eastAsiaTheme="minorHAnsi" w:hAnsi="Times New Roman" w:cs="Times New Roman"/>
          <w:kern w:val="0"/>
          <w:lang w:eastAsia="en-US"/>
        </w:rPr>
        <w:t xml:space="preserve">e </w:t>
      </w:r>
      <w:proofErr w:type="gramStart"/>
      <w:r w:rsidRPr="00CC5BF7">
        <w:rPr>
          <w:rFonts w:ascii="Times New Roman" w:eastAsiaTheme="minorHAnsi" w:hAnsi="Times New Roman" w:cs="Times New Roman"/>
          <w:kern w:val="0"/>
          <w:lang w:eastAsia="en-US"/>
        </w:rPr>
        <w:t>hypothesize</w:t>
      </w:r>
      <w:proofErr w:type="gramEnd"/>
      <w:r w:rsidRPr="00CC5BF7">
        <w:rPr>
          <w:rFonts w:ascii="Times New Roman" w:eastAsiaTheme="minorHAnsi" w:hAnsi="Times New Roman" w:cs="Times New Roman"/>
          <w:kern w:val="0"/>
          <w:lang w:eastAsia="en-US"/>
        </w:rPr>
        <w:t xml:space="preserve"> that one of these cues for cooperativeness is rule abidance,</w:t>
      </w:r>
      <w:r w:rsidR="00627B20">
        <w:rPr>
          <w:rFonts w:ascii="Times New Roman" w:eastAsiaTheme="minorHAnsi" w:hAnsi="Times New Roman" w:cs="Times New Roman"/>
          <w:kern w:val="0"/>
          <w:lang w:eastAsia="en-US"/>
        </w:rPr>
        <w:t xml:space="preserve"> </w:t>
      </w:r>
      <w:r w:rsidRPr="00CC5BF7">
        <w:rPr>
          <w:rFonts w:ascii="Times New Roman" w:eastAsiaTheme="minorHAnsi" w:hAnsi="Times New Roman" w:cs="Times New Roman"/>
          <w:kern w:val="0"/>
          <w:lang w:eastAsia="en-US"/>
        </w:rPr>
        <w:t xml:space="preserve">because when rule abidance is personally costly, it could serve as a credible signal for the willingness or ability to also exhibit costly pro-social behavior. Indeed, it has been shown that there is a link between rule following and cooperation. In a study by </w:t>
      </w:r>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&lt;citation&gt;&lt;priority&gt;5&lt;/priority&gt;&lt;uuid&gt;EDC41D7B-284D-4C62-8142-5E1E008E4D51&lt;/uuid&gt;&lt;publications&gt;&lt;publication&gt;&lt;subtype&gt;400&lt;/subtype&gt;&lt;title&gt;Norms make preferences social&lt;/title&gt;&lt;url&gt;http://www.ssrn.com/abstract=2267135&lt;/url&gt;&lt;volume&gt;14&lt;/volume&gt;&lt;publication_date&gt;99201600001200000000200000&lt;/publication_date&gt;&lt;uuid&gt;D49AEA12-1AA9-496D-9D4B-B52282F91926&lt;/uuid&gt;&lt;type&gt;400&lt;/type&gt;&lt;number&gt;3&lt;/number&gt;&lt;citekey&gt;Kimbrough:2016bw&lt;/citekey&gt;&lt;doi&gt;10.2139/ssrn.2267135&lt;/doi&gt;&lt;startpage&gt;608&lt;/startpage&gt;&lt;endpage&gt;638&lt;/endpage&gt;&lt;bundle&gt;&lt;publication&gt;&lt;title&gt;The Journal of the European Economic Association&lt;/title&gt;&lt;uuid&gt;7DB4D674-189A-4D36-A996-CA4416D6EDA0&lt;/uuid&gt;&lt;subtype&gt;-100&lt;/subtype&gt;&lt;publisher&gt;&lt;/publisher&gt;&lt;type&gt;-100&lt;/type&gt;&lt;/publication&gt;&lt;/bundle&gt;&lt;authors&gt;&lt;author&gt;&lt;lastName&gt;Kimbrough&lt;/lastName&gt;&lt;firstName&gt;Erik&lt;/firstName&gt;&lt;middleNames&gt;O&lt;/middleNames&gt;&lt;/author&gt;&lt;author&gt;&lt;lastName&gt;Vostroknutov&lt;/lastName&gt;&lt;firstName&gt;Alexander&lt;/firstName&gt;&lt;/author&gt;&lt;/auth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Pr>
          <w:rFonts w:ascii="Times New Roman" w:hAnsi="Times New Roman" w:cs="Times New Roman"/>
          <w:kern w:val="0"/>
        </w:rPr>
        <w:t xml:space="preserve">Kimbrough &amp; Vostroknutov </w:t>
      </w:r>
      <w:r w:rsidR="00627B20">
        <w:rPr>
          <w:rFonts w:ascii="Times New Roman" w:hAnsi="Times New Roman" w:cs="Times New Roman"/>
          <w:kern w:val="0"/>
        </w:rPr>
        <w:t>(</w:t>
      </w:r>
      <w:r w:rsidR="0019153A">
        <w:rPr>
          <w:rFonts w:ascii="Times New Roman" w:hAnsi="Times New Roman" w:cs="Times New Roman"/>
          <w:kern w:val="0"/>
        </w:rPr>
        <w:t>2016)</w:t>
      </w:r>
      <w:r w:rsidR="0019153A">
        <w:rPr>
          <w:rFonts w:ascii="Times New Roman" w:eastAsiaTheme="minorHAnsi" w:hAnsi="Times New Roman" w:cs="Times New Roman"/>
          <w:kern w:val="0"/>
          <w:lang w:eastAsia="en-US"/>
        </w:rPr>
        <w:fldChar w:fldCharType="end"/>
      </w:r>
      <w:r w:rsidRPr="00CC5BF7">
        <w:rPr>
          <w:rFonts w:ascii="Times New Roman" w:eastAsiaTheme="minorHAnsi" w:hAnsi="Times New Roman" w:cs="Times New Roman"/>
          <w:kern w:val="0"/>
          <w:lang w:eastAsia="en-US"/>
        </w:rPr>
        <w:t>, people that were willing to follow a costly rule exhibited more cooperative behavior and showed sustained cooperation in a public goods dilemma. Importantly, if (a) costly rule following is used to signal the willingness to cooperate and (b) interaction partners are chosen based on this signal, both costly cooperative actions and costly rule following may enforce each other, allowing rule</w:t>
      </w:r>
      <w:r w:rsidR="00627B20">
        <w:rPr>
          <w:rFonts w:ascii="Times New Roman" w:eastAsiaTheme="minorHAnsi" w:hAnsi="Times New Roman" w:cs="Times New Roman"/>
          <w:kern w:val="0"/>
          <w:lang w:eastAsia="en-US"/>
        </w:rPr>
        <w:t xml:space="preserve"> </w:t>
      </w:r>
      <w:r w:rsidR="005A5826">
        <w:rPr>
          <w:rFonts w:ascii="Times New Roman" w:eastAsiaTheme="minorHAnsi" w:hAnsi="Times New Roman" w:cs="Times New Roman"/>
          <w:kern w:val="0"/>
          <w:lang w:eastAsia="en-US"/>
        </w:rPr>
        <w:t>abidance</w:t>
      </w:r>
      <w:r w:rsidRPr="00CC5BF7">
        <w:rPr>
          <w:rFonts w:ascii="Times New Roman" w:eastAsiaTheme="minorHAnsi" w:hAnsi="Times New Roman" w:cs="Times New Roman"/>
          <w:kern w:val="0"/>
          <w:lang w:eastAsia="en-US"/>
        </w:rPr>
        <w:t xml:space="preserve"> and cooperation to co-emerge through partner choice. </w:t>
      </w:r>
    </w:p>
    <w:p w14:paraId="77842F1F" w14:textId="77777777" w:rsidR="006B5527" w:rsidRDefault="00CC5BF7" w:rsidP="00CC5BF7">
      <w:pPr>
        <w:rPr>
          <w:rFonts w:ascii="Times New Roman" w:eastAsiaTheme="minorHAnsi" w:hAnsi="Times New Roman" w:cs="Times New Roman"/>
          <w:kern w:val="0"/>
          <w:lang w:eastAsia="en-US"/>
        </w:rPr>
      </w:pPr>
      <w:r w:rsidRPr="00CC5BF7">
        <w:rPr>
          <w:rFonts w:ascii="Times New Roman" w:eastAsiaTheme="minorHAnsi" w:hAnsi="Times New Roman" w:cs="Times New Roman"/>
          <w:kern w:val="0"/>
          <w:lang w:eastAsia="en-US"/>
        </w:rPr>
        <w:t>Yet, the connection between cooperation and rule</w:t>
      </w:r>
      <w:r w:rsidR="006B07CE">
        <w:rPr>
          <w:rFonts w:ascii="Times New Roman" w:eastAsiaTheme="minorHAnsi" w:hAnsi="Times New Roman" w:cs="Times New Roman"/>
          <w:kern w:val="0"/>
          <w:lang w:eastAsia="en-US"/>
        </w:rPr>
        <w:t xml:space="preserve"> </w:t>
      </w:r>
      <w:r w:rsidRPr="00CC5BF7">
        <w:rPr>
          <w:rFonts w:ascii="Times New Roman" w:eastAsiaTheme="minorHAnsi" w:hAnsi="Times New Roman" w:cs="Times New Roman"/>
          <w:kern w:val="0"/>
          <w:lang w:eastAsia="en-US"/>
        </w:rPr>
        <w:t xml:space="preserve">abidance could also reverse </w:t>
      </w:r>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&lt;citation&gt;&lt;priority&gt;6&lt;/priority&gt;&lt;uuid&gt;6CABD65D-BBB0-4665-8F2D-D8F97699F610&lt;/uuid&gt;&lt;publications&gt;&lt;publication&gt;&lt;subtype&gt;400&lt;/subtype&gt;&lt;publisher&gt;National Academy of Sciences&lt;/publisher&gt;&lt;title&gt;Preferences for moral vs. immoral traits in others are conditional.&lt;/title&gt;&lt;url&gt;http://www.pnas.org/lookup/doi/10.1073/pnas.1714945115&lt;/url&gt;&lt;volume&gt;115&lt;/volume&gt;&lt;publication_date&gt;99201801231200000000222000&lt;/publication_date&gt;&lt;uuid&gt;9A1EFBA3-6E4F-4BDF-8692-F79F68EB1E45&lt;/uuid&gt;&lt;type&gt;400&lt;/type&gt;&lt;number&gt;4&lt;/number&gt;&lt;doi&gt;10.1073/pnas.1714945115&lt;/doi&gt;&lt;institution&gt;Department of Psychology, Yale University, New Haven, CT 06520 david.melnikoff@yale.edu.&lt;/institution&gt;&lt;startpage&gt;E592&lt;/startpage&gt;&lt;endpage&gt;E600&lt;/endpage&gt;&lt;bundle&gt;&lt;publication&gt;&lt;title&gt;Proceedings of the National Academy of Sciences&lt;/title&gt;&lt;uuid&gt;2583A504-F533-4B28-AC46-4D921F2C185A&lt;/uuid&gt;&lt;subtype&gt;-100&lt;/subtype&gt;&lt;publisher&gt;National Acad Sciences&lt;/publisher&gt;&lt;type&gt;-100&lt;/type&gt;&lt;/publication&gt;&lt;/bundle&gt;&lt;authors&gt;&lt;author&gt;&lt;lastName&gt;Melnikoff&lt;/lastName&gt;&lt;firstName&gt;David&lt;/firstName&gt;&lt;middleNames&gt;E&lt;/middleNames&gt;&lt;/author&gt;&lt;author&gt;&lt;lastName&gt;Bailey&lt;/lastName&gt;&lt;firstName&gt;April&lt;/firstName&gt;&lt;middleNames&gt;H&lt;/middleNames&gt;&lt;/author&gt;&lt;/auth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Pr>
          <w:rFonts w:ascii="Times New Roman" w:hAnsi="Times New Roman" w:cs="Times New Roman"/>
          <w:kern w:val="0"/>
        </w:rPr>
        <w:t>(Melnikoff &amp; Bailey, 2018)</w:t>
      </w:r>
      <w:r w:rsidR="0019153A">
        <w:rPr>
          <w:rFonts w:ascii="Times New Roman" w:eastAsiaTheme="minorHAnsi" w:hAnsi="Times New Roman" w:cs="Times New Roman"/>
          <w:kern w:val="0"/>
          <w:lang w:eastAsia="en-US"/>
        </w:rPr>
        <w:fldChar w:fldCharType="end"/>
      </w:r>
      <w:r w:rsidRPr="00CC5BF7">
        <w:rPr>
          <w:rFonts w:ascii="Times New Roman" w:eastAsiaTheme="minorHAnsi" w:hAnsi="Times New Roman" w:cs="Times New Roman"/>
          <w:kern w:val="0"/>
          <w:lang w:eastAsia="en-US"/>
        </w:rPr>
        <w:t xml:space="preserve">. People sometimes collude to lie and bend rules for personal profit, as high-profile corruption scandals like the Diesel or </w:t>
      </w:r>
      <w:proofErr w:type="spellStart"/>
      <w:r w:rsidRPr="00CC5BF7">
        <w:rPr>
          <w:rFonts w:ascii="Times New Roman" w:eastAsiaTheme="minorHAnsi" w:hAnsi="Times New Roman" w:cs="Times New Roman"/>
          <w:kern w:val="0"/>
          <w:lang w:eastAsia="en-US"/>
        </w:rPr>
        <w:t>Wirecard</w:t>
      </w:r>
      <w:proofErr w:type="spellEnd"/>
      <w:r w:rsidRPr="00CC5BF7">
        <w:rPr>
          <w:rFonts w:ascii="Times New Roman" w:eastAsiaTheme="minorHAnsi" w:hAnsi="Times New Roman" w:cs="Times New Roman"/>
          <w:kern w:val="0"/>
          <w:lang w:eastAsia="en-US"/>
        </w:rPr>
        <w:t xml:space="preserve"> scandal illustrate. Indeed, recent studies have highlighted that cooperation is sometimes aimed at breaking societal rules </w:t>
      </w:r>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&lt;citation&gt;&lt;priority&gt;7&lt;/priority&gt;&lt;uuid&gt;8C15B7A7-A2C9-495E-B04C-E9629AB9CB00&lt;/uuid&gt;&lt;publications&gt;&lt;publication&gt;&lt;subtype&gt;400&lt;/subtype&gt;&lt;publisher&gt;National Acad Sciences&lt;/publisher&gt;&lt;title&gt;The collaborative roots of corruption&lt;/title&gt;&lt;url&gt;http://www.pnas.org.proxy.uba.uva.nl:2048/content/112/34/10651.full&lt;/url&gt;&lt;volume&gt;112&lt;/volume&gt;&lt;publication_date&gt;99201508251200000000222000&lt;/publication_date&gt;&lt;uuid&gt;CB946BC5-6764-4234-A3DE-51E919389D2B&lt;/uuid&gt;&lt;type&gt;400&lt;/type&gt;&lt;number&gt;34&lt;/number&gt;&lt;citekey&gt;Weisel:2015bj&lt;/citekey&gt;&lt;doi&gt;10.1073/pnas.1423035112&lt;/doi&gt;&lt;startpage&gt;10651&lt;/startpage&gt;&lt;endpage&gt;10656&lt;/endpage&gt;&lt;bundle&gt;&lt;publication&gt;&lt;title&gt;Proceedings of the National Academy of Sciences&lt;/title&gt;&lt;uuid&gt;2583A504-F533-4B28-AC46-4D921F2C185A&lt;/uuid&gt;&lt;subtype&gt;-100&lt;/subtype&gt;&lt;publisher&gt;National Acad Sciences&lt;/publisher&gt;&lt;type&gt;-100&lt;/type&gt;&lt;/publication&gt;&lt;/bundle&gt;&lt;authors&gt;&lt;author&gt;&lt;lastName&gt;Weisel&lt;/lastName&gt;&lt;firstName&gt;Ori&lt;/firstName&gt;&lt;/author&gt;&lt;author&gt;&lt;lastName&gt;Shalvi&lt;/lastName&gt;&lt;firstName&gt;Shaul&lt;/firstName&gt;&lt;/author&gt;&lt;/authors&gt;&lt;/publication&gt;&lt;publication&gt;&lt;subtype&gt;400&lt;/subtype&gt;&lt;title&gt;Ethical free-riding: When honest people find dishonest partners&lt;/title&gt;&lt;volume&gt;29&lt;/volume&gt;&lt;publication_date&gt;99201800001200000000200000&lt;/publication_date&gt;&lt;uuid&gt;575C2076-4818-40AB-8D51-FD6955E57457&lt;/uuid&gt;&lt;type&gt;400&lt;/type&gt;&lt;number&gt;12&lt;/number&gt;&lt;citekey&gt;Gross:2018tw&lt;/citekey&gt;&lt;startpage&gt;1956&lt;/startpage&gt;&lt;endpage&gt;1968&lt;/endpage&gt;&lt;bundle&gt;&lt;publication&gt;&lt;title&gt;Psychological Science&lt;/title&gt;&lt;uuid&gt;833810C9-14AE-4894-A1E4-8758E051E188&lt;/uuid&gt;&lt;subtype&gt;-100&lt;/subtype&gt;&lt;publisher&gt;SAGE Publications&lt;/publisher&gt;&lt;type&gt;-100&lt;/type&gt;&lt;/publication&gt;&lt;/bundle&gt;&lt;authors&gt;&lt;author&gt;&lt;lastName&gt;Gross&lt;/lastName&gt;&lt;firstName&gt;Jörg&lt;/firstName&gt;&lt;/author&gt;&lt;author&gt;&lt;lastName&gt;Leib&lt;/lastName&gt;&lt;firstName&gt;Margarita&lt;/firstName&gt;&lt;/author&gt;&lt;author&gt;&lt;lastName&gt;Offerman&lt;/lastName&gt;&lt;firstName&gt;Theo&lt;/firstName&gt;&lt;/author&gt;&lt;author&gt;&lt;lastName&gt;Shalvi&lt;/lastName&gt;&lt;firstName&gt;Shaul&lt;/firstName&gt;&lt;/author&gt;&lt;/auth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Pr>
          <w:rFonts w:ascii="Times New Roman" w:hAnsi="Times New Roman" w:cs="Times New Roman"/>
          <w:kern w:val="0"/>
        </w:rPr>
        <w:t>(Gross, Leib, Offerman, &amp; Shalvi, 2018b; Weisel &amp; Shalvi, 2015)</w:t>
      </w:r>
      <w:r w:rsidR="0019153A">
        <w:rPr>
          <w:rFonts w:ascii="Times New Roman" w:eastAsiaTheme="minorHAnsi" w:hAnsi="Times New Roman" w:cs="Times New Roman"/>
          <w:kern w:val="0"/>
          <w:lang w:eastAsia="en-US"/>
        </w:rPr>
        <w:fldChar w:fldCharType="end"/>
      </w:r>
      <w:ins w:id="18" w:author="Jim Everett" w:date="2020-10-02T11:51:00Z">
        <w:r w:rsidR="0083316E">
          <w:rPr>
            <w:rFonts w:ascii="Times New Roman" w:eastAsiaTheme="minorHAnsi" w:hAnsi="Times New Roman" w:cs="Times New Roman"/>
            <w:kern w:val="0"/>
            <w:lang w:eastAsia="en-US"/>
          </w:rPr>
          <w:t xml:space="preserve">; </w:t>
        </w:r>
      </w:ins>
      <w:del w:id="19" w:author="Jim Everett" w:date="2020-10-02T11:51:00Z">
        <w:r w:rsidRPr="00CC5BF7" w:rsidDel="0083316E">
          <w:rPr>
            <w:rFonts w:ascii="Times New Roman" w:eastAsiaTheme="minorHAnsi" w:hAnsi="Times New Roman" w:cs="Times New Roman"/>
            <w:kern w:val="0"/>
            <w:lang w:eastAsia="en-US"/>
          </w:rPr>
          <w:delText xml:space="preserve"> and </w:delText>
        </w:r>
      </w:del>
      <w:r w:rsidRPr="00CC5BF7">
        <w:rPr>
          <w:rFonts w:ascii="Times New Roman" w:eastAsiaTheme="minorHAnsi" w:hAnsi="Times New Roman" w:cs="Times New Roman"/>
          <w:kern w:val="0"/>
          <w:lang w:eastAsia="en-US"/>
        </w:rPr>
        <w:t xml:space="preserve">that people coordinate lies if covering the truth is mutually beneficial </w:t>
      </w:r>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&lt;citation&gt;&lt;priority&gt;8&lt;/priority&gt;&lt;uuid&gt;60F638E2-AAAD-42C3-AC61-8FCAC8F235E0&lt;/uuid&gt;&lt;publications&gt;&lt;publication&gt;&lt;subtype&gt;400&lt;/subtype&gt;&lt;title&gt;Who deals with the devil? Interdependence, personality, and corrupted collaboration&lt;/title&gt;&lt;url&gt;http://journals.sagepub.com/doi/10.1177/1948550618813419&lt;/url&gt;&lt;volume&gt;2&lt;/volume&gt;&lt;publication_date&gt;99201812311200000000222000&lt;/publication_date&gt;&lt;uuid&gt;F5DD80B8-A792-429B-8FE6-1DA0EDC1E327&lt;/uuid&gt;&lt;type&gt;400&lt;/type&gt;&lt;doi&gt;10.1177/1948550618813419&lt;/doi&gt;&lt;startpage&gt;1&lt;/startpage&gt;&lt;endpage&gt;9&lt;/endpage&gt;&lt;bundle&gt;&lt;publication&gt;&lt;title&gt;Social Psychological and Personality Science&lt;/title&gt;&lt;uuid&gt;F10CE20C-2CFF-4C58-8DC8-D90BA72A3B23&lt;/uuid&gt;&lt;subtype&gt;-100&lt;/subtype&gt;&lt;type&gt;-100&lt;/type&gt;&lt;/publication&gt;&lt;/bundle&gt;&lt;authors&gt;&lt;author&gt;&lt;lastName&gt;Ścigała&lt;/lastName&gt;&lt;firstName&gt;Karolina&lt;/firstName&gt;&lt;middleNames&gt;A&lt;/middleNames&gt;&lt;/author&gt;&lt;author&gt;&lt;lastName&gt;Schild&lt;/lastName&gt;&lt;firstName&gt;Christoph&lt;/firstName&gt;&lt;/author&gt;&lt;author&gt;&lt;lastName&gt;Heck&lt;/lastName&gt;&lt;firstName&gt;Daniel&lt;/firstName&gt;&lt;middleNames&gt;W&lt;/middleNames&gt;&lt;/author&gt;&lt;author&gt;&lt;lastName&gt;Zettler&lt;/lastName&gt;&lt;firstName&gt;Ingo&lt;/firstName&gt;&lt;/author&gt;&lt;/authors&gt;&lt;/publication&gt;&lt;publication&gt;&lt;subtype&gt;400&lt;/subtype&gt;&lt;publisher&gt;North-Holland&lt;/publisher&gt;&lt;title&gt;The bad consequences of teamwork&lt;/title&gt;&lt;url&gt;http://linkinghub.elsevier.com/retrieve/pii/S0165176517303348&lt;/url&gt;&lt;volume&gt;160&lt;/volume&gt;&lt;publication_date&gt;99201711011200000000222000&lt;/publication_date&gt;&lt;uuid&gt;363A2895-82A3-4D7F-B54A-2969D1290A6C&lt;/uuid&gt;&lt;type&gt;400&lt;/type&gt;&lt;citekey&gt;Soraperra:2017hw&lt;/citekey&gt;&lt;doi&gt;10.1016/j.econlet.2017.08.011&lt;/doi&gt;&lt;startpage&gt;12&lt;/startpage&gt;&lt;endpage&gt;15&lt;/endpage&gt;&lt;bundle&gt;&lt;publication&gt;&lt;title&gt;Economics Letters&lt;/title&gt;&lt;uuid&gt;75FAC02E-DD43-460F-B9FD-F17E7C8B29D5&lt;/uuid&gt;&lt;subtype&gt;-100&lt;/subtype&gt;&lt;publisher&gt;North-Holland&lt;/publisher&gt;&lt;type&gt;-100&lt;/type&gt;&lt;/publication&gt;&lt;/bundle&gt;&lt;authors&gt;&lt;author&gt;&lt;lastName&gt;Soraperra&lt;/lastName&gt;&lt;firstName&gt;Ivan&lt;/firstName&gt;&lt;/author&gt;&lt;author&gt;&lt;lastName&gt;Weisel&lt;/lastName&gt;&lt;firstName&gt;Ori&lt;/firstName&gt;&lt;/author&gt;&lt;author&gt;&lt;lastName&gt;Zultan&lt;/lastName&gt;&lt;firstName&gt;Ro’i&lt;/firstName&gt;&lt;/author&gt;&lt;author&gt;&lt;lastName&gt;Kochavi&lt;/lastName&gt;&lt;firstName&gt;Sys&lt;/firstName&gt;&lt;/author&gt;&lt;author&gt;&lt;lastName&gt;Leib&lt;/lastName&gt;&lt;firstName&gt;Margarita&lt;/firstName&gt;&lt;/author&gt;&lt;author&gt;&lt;lastName&gt;Shalev&lt;/lastName&gt;&lt;firstName&gt;Hadar&lt;/firstName&gt;&lt;/author&gt;&lt;author&gt;&lt;lastName&gt;Shalvi&lt;/lastName&gt;&lt;firstName&gt;Shaul&lt;/firstName&gt;&lt;/author&gt;&lt;/authors&gt;&lt;/publication&gt;&lt;publication&gt;&lt;subtype&gt;400&lt;/subtype&gt;&lt;publisher&gt;National Acad Sciences&lt;/publisher&gt;&lt;title&gt;The collaborative roots of corruption&lt;/title&gt;&lt;url&gt;http://www.pnas.org.proxy.uba.uva.nl:2048/content/112/34/10651.full&lt;/url&gt;&lt;volume&gt;112&lt;/volume&gt;&lt;publication_</w:instrText>
      </w:r>
      <w:r w:rsidR="00094C4C" w:rsidRPr="00FA7DD5">
        <w:rPr>
          <w:rFonts w:ascii="Times New Roman" w:eastAsiaTheme="minorHAnsi" w:hAnsi="Times New Roman" w:cs="Times New Roman"/>
          <w:kern w:val="0"/>
          <w:lang w:eastAsia="en-US"/>
          <w:rPrChange w:id="20" w:author="Sebastian Simon" w:date="2020-10-13T00:03:00Z">
            <w:rPr>
              <w:rFonts w:ascii="Times New Roman" w:eastAsiaTheme="minorHAnsi" w:hAnsi="Times New Roman" w:cs="Times New Roman"/>
              <w:kern w:val="0"/>
              <w:lang w:val="de-DE" w:eastAsia="en-US"/>
            </w:rPr>
          </w:rPrChange>
        </w:rPr>
        <w:instrText>date&gt;99201508251200000000222000&lt;/publication_date&gt;&lt;uuid&gt;CB946BC5-6764-4234-A3DE-51E919389D2B&lt;/uuid&gt;&lt;type&gt;400&lt;/type&gt;&lt;number&gt;34&lt;/number&gt;&lt;citekey&gt;Weisel:2015bj&lt;/citekey&gt;&lt;doi&gt;10.1073/pnas.1423035112&lt;/doi&gt;&lt;startpage&gt;10651&lt;/startpage&gt;&lt;endpage&gt;10656&lt;/endpage&gt;&lt;bundle&gt;&lt;publication&gt;&lt;title&gt;Proceedings of the National Academy of Sciences&lt;/title&gt;&lt;uuid&gt;2583A504-F533-4B28-AC46-4D921F2C185A&lt;/uuid&gt;&lt;subtype&gt;-100&lt;/subtype&gt;&lt;publisher&gt;National Acad Sciences&lt;/publisher&gt;&lt;type&gt;-100&lt;/type&gt;&lt;/publication&gt;&lt;/bundle&gt;&lt;authors&gt;&lt;author&gt;&lt;lastName&gt;Weisel&lt;/lastName&gt;&lt;firstName&gt;Ori&lt;/firstName&gt;&lt;/author&gt;&lt;author&gt;&lt;lastName&gt;Shalvi&lt;/lastName&gt;&lt;firstName&gt;Shaul&lt;/firstName&gt;&lt;/author&gt;&lt;/authors&gt;&lt;/publication&gt;&lt;publication&gt;&lt;subtype&gt;400&lt;/subtype&gt;&lt;publisher&gt;Elsevier Inc.&lt;/publisher&gt;&lt;title&gt;Cheating more when the spoils are split &lt;/title&gt;&lt;url&gt;http://dx.doi.org/10.1016/j.obhdp.2010.10.001&lt;/url&gt;&lt;volume&gt;115&lt;/volume&gt;&lt;publication_date&gt;99201107011200000000222000&lt;/publication_date&gt;&lt;uuid&gt;36C80E48-5C7B-4C84-ABF6-7F871E9C5314&lt;/uuid&gt;&lt;type&gt;400&lt;/type&gt;&lt;number&gt;2&lt;/number&gt;&lt;doi&gt;10.1016/j.obhdp.2010.10.001&lt;/doi&gt;&lt;startpage&gt;157&lt;/startpage&gt;&lt;endpage&gt;168&lt;/endpage&gt;&lt;bundle&gt;&lt;publication&gt;&lt;title&gt;Organizational Behavior and Human Decision Making&lt;/title&gt;&lt;uuid&gt;1CAE0299-DDCB-4425-8076-5183E64DF7C9&lt;/uuid&gt;&lt;subtype&gt;-100&lt;/subtype&gt;&lt;publisher&gt;&lt;/publisher&gt;&lt;type&gt;-100&lt;/type&gt;&lt;/publication&gt;&lt;/bundle&gt;&lt;authors&gt;&lt;author&gt;&lt;lastName&gt;Wiltermuth&lt;/lastName&gt;&lt;firstName&gt;Scott&lt;/firstName&gt;&lt;middleNames&gt;S&lt;/middleNames&gt;&lt;/author&gt;&lt;/auth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sidRPr="00FA7DD5">
        <w:rPr>
          <w:rFonts w:ascii="Times New Roman" w:hAnsi="Times New Roman" w:cs="Times New Roman"/>
          <w:kern w:val="0"/>
          <w:rPrChange w:id="21" w:author="Sebastian Simon" w:date="2020-10-13T00:03:00Z">
            <w:rPr>
              <w:rFonts w:ascii="Times New Roman" w:hAnsi="Times New Roman" w:cs="Times New Roman"/>
              <w:kern w:val="0"/>
              <w:lang w:val="de-DE"/>
            </w:rPr>
          </w:rPrChange>
        </w:rPr>
        <w:t>(Soraperra et al., 2017; Ścigała, Schild, Heck, &amp; Zettler, 2018; Weisel &amp; Shalvi, 2015; Wiltermuth, 2011)</w:t>
      </w:r>
      <w:r w:rsidR="0019153A">
        <w:rPr>
          <w:rFonts w:ascii="Times New Roman" w:eastAsiaTheme="minorHAnsi" w:hAnsi="Times New Roman" w:cs="Times New Roman"/>
          <w:kern w:val="0"/>
          <w:lang w:eastAsia="en-US"/>
        </w:rPr>
        <w:fldChar w:fldCharType="end"/>
      </w:r>
      <w:ins w:id="22" w:author="Jim Everett" w:date="2020-10-02T11:51:00Z">
        <w:r w:rsidR="0083316E" w:rsidRPr="00FA7DD5">
          <w:rPr>
            <w:rFonts w:ascii="Times New Roman" w:eastAsiaTheme="minorHAnsi" w:hAnsi="Times New Roman" w:cs="Times New Roman"/>
            <w:kern w:val="0"/>
            <w:lang w:eastAsia="en-US"/>
            <w:rPrChange w:id="23" w:author="Sebastian Simon" w:date="2020-10-13T00:03:00Z">
              <w:rPr>
                <w:rFonts w:ascii="Times New Roman" w:eastAsiaTheme="minorHAnsi" w:hAnsi="Times New Roman" w:cs="Times New Roman"/>
                <w:kern w:val="0"/>
                <w:lang w:val="de-DE" w:eastAsia="en-US"/>
              </w:rPr>
            </w:rPrChange>
          </w:rPr>
          <w:t>; an</w:t>
        </w:r>
      </w:ins>
      <w:ins w:id="24" w:author="Jim Everett" w:date="2020-10-02T11:52:00Z">
        <w:r w:rsidR="0083316E" w:rsidRPr="00FA7DD5">
          <w:rPr>
            <w:rFonts w:ascii="Times New Roman" w:eastAsiaTheme="minorHAnsi" w:hAnsi="Times New Roman" w:cs="Times New Roman"/>
            <w:kern w:val="0"/>
            <w:lang w:eastAsia="en-US"/>
            <w:rPrChange w:id="25" w:author="Sebastian Simon" w:date="2020-10-13T00:03:00Z">
              <w:rPr>
                <w:rFonts w:ascii="Times New Roman" w:eastAsiaTheme="minorHAnsi" w:hAnsi="Times New Roman" w:cs="Times New Roman"/>
                <w:kern w:val="0"/>
                <w:lang w:val="de-DE" w:eastAsia="en-US"/>
              </w:rPr>
            </w:rPrChange>
          </w:rPr>
          <w:t xml:space="preserve">d that </w:t>
        </w:r>
      </w:ins>
      <w:del w:id="26" w:author="Jim Everett" w:date="2020-10-02T11:51:00Z">
        <w:r w:rsidRPr="00FA7DD5" w:rsidDel="0083316E">
          <w:rPr>
            <w:rFonts w:ascii="Times New Roman" w:eastAsiaTheme="minorHAnsi" w:hAnsi="Times New Roman" w:cs="Times New Roman"/>
            <w:kern w:val="0"/>
            <w:lang w:eastAsia="en-US"/>
            <w:rPrChange w:id="27" w:author="Sebastian Simon" w:date="2020-10-13T00:03:00Z">
              <w:rPr>
                <w:rFonts w:ascii="Times New Roman" w:eastAsiaTheme="minorHAnsi" w:hAnsi="Times New Roman" w:cs="Times New Roman"/>
                <w:kern w:val="0"/>
                <w:lang w:val="de-DE" w:eastAsia="en-US"/>
              </w:rPr>
            </w:rPrChange>
          </w:rPr>
          <w:delText xml:space="preserve">. </w:delText>
        </w:r>
        <w:r w:rsidRPr="00CC5BF7" w:rsidDel="0083316E">
          <w:rPr>
            <w:rFonts w:ascii="Times New Roman" w:eastAsiaTheme="minorHAnsi" w:hAnsi="Times New Roman" w:cs="Times New Roman"/>
            <w:kern w:val="0"/>
            <w:lang w:eastAsia="en-US"/>
          </w:rPr>
          <w:delText xml:space="preserve">Also, </w:delText>
        </w:r>
      </w:del>
      <w:r w:rsidRPr="00CC5BF7">
        <w:rPr>
          <w:rFonts w:ascii="Times New Roman" w:eastAsiaTheme="minorHAnsi" w:hAnsi="Times New Roman" w:cs="Times New Roman"/>
          <w:kern w:val="0"/>
          <w:lang w:eastAsia="en-US"/>
        </w:rPr>
        <w:t xml:space="preserve">people that are willing to cheat for personal profit selectively search for partners that are willing to cheat themselves </w:t>
      </w:r>
      <w:r w:rsidR="0019153A">
        <w:rPr>
          <w:rFonts w:ascii="Times New Roman" w:eastAsiaTheme="minorHAnsi" w:hAnsi="Times New Roman" w:cs="Times New Roman"/>
          <w:kern w:val="0"/>
          <w:lang w:eastAsia="en-US"/>
        </w:rPr>
        <w:fldChar w:fldCharType="begin"/>
      </w:r>
      <w:r w:rsidR="00094C4C">
        <w:rPr>
          <w:rFonts w:ascii="Times New Roman" w:eastAsiaTheme="minorHAnsi" w:hAnsi="Times New Roman" w:cs="Times New Roman"/>
          <w:kern w:val="0"/>
          <w:lang w:eastAsia="en-US"/>
        </w:rPr>
        <w:instrText xml:space="preserve"> ADDIN PAPERS2_CITATIONS &lt;citation&gt;&lt;priority&gt;9&lt;/priority&gt;&lt;uuid&gt;D8D24056-F279-47F1-9DFB-4675D7691436&lt;/uuid&gt;&lt;publications&gt;&lt;publication&gt;&lt;subtype&gt;400&lt;/subtype&gt;&lt;title&gt;Ethical free-riding: When honest people find dishonest partners&lt;/title&gt;&lt;volume&gt;29&lt;/volume&gt;&lt;publication_date&gt;99201800001200000000200000&lt;/publication_date&gt;&lt;uuid&gt;575C2076-4818-40AB-8D51-FD6955E57457&lt;/uuid&gt;&lt;type&gt;400&lt;/type&gt;&lt;number&gt;12&lt;/number&gt;&lt;citekey&gt;Gross:2018tw&lt;/citekey&gt;&lt;startpage&gt;1956&lt;/startpage&gt;&lt;endpage&gt;1968&lt;/endpage&gt;&lt;bundle&gt;&lt;publication&gt;&lt;title&gt;Psychological Science&lt;/title&gt;&lt;uuid&gt;833810C9-14AE-4894-A1E4-8758E051E188&lt;/uuid&gt;&lt;subtype&gt;-100&lt;/subtype&gt;&lt;publisher&gt;SAGE Publications&lt;/publisher&gt;&lt;type&gt;-100&lt;/type&gt;&lt;/publication&gt;&lt;/bundle&gt;&lt;authors&gt;&lt;author&gt;&lt;lastName&gt;Gross&lt;/lastName&gt;&lt;firstName&gt;Jörg&lt;/firstName&gt;&lt;/author&gt;&lt;author&gt;&lt;lastName&gt;Leib&lt;/lastName&gt;&lt;firstName&gt;Margarita&lt;/firstName&gt;&lt;/author&gt;&lt;author&gt;&lt;lastName&gt;Offerman&lt;/lastName&gt;&lt;firstName&gt;Theo&lt;/firstName&gt;&lt;/author&gt;&lt;author&gt;&lt;lastName&gt;Shalvi&lt;/lastName&gt;&lt;firstName&gt;Shaul&lt;/firstName&gt;&lt;/author&gt;&lt;/authors&gt;&lt;/publication&gt;&lt;/publications&gt;&lt;cites&gt;&lt;/cites&gt;&lt;/citation&gt;</w:instrText>
      </w:r>
      <w:r w:rsidR="0019153A">
        <w:rPr>
          <w:rFonts w:ascii="Times New Roman" w:eastAsiaTheme="minorHAnsi" w:hAnsi="Times New Roman" w:cs="Times New Roman"/>
          <w:kern w:val="0"/>
          <w:lang w:eastAsia="en-US"/>
        </w:rPr>
        <w:fldChar w:fldCharType="separate"/>
      </w:r>
      <w:r w:rsidR="0019153A">
        <w:rPr>
          <w:rFonts w:ascii="Times New Roman" w:hAnsi="Times New Roman" w:cs="Times New Roman"/>
          <w:kern w:val="0"/>
        </w:rPr>
        <w:t>(Gross et al., 2018b)</w:t>
      </w:r>
      <w:r w:rsidR="0019153A">
        <w:rPr>
          <w:rFonts w:ascii="Times New Roman" w:eastAsiaTheme="minorHAnsi" w:hAnsi="Times New Roman" w:cs="Times New Roman"/>
          <w:kern w:val="0"/>
          <w:lang w:eastAsia="en-US"/>
        </w:rPr>
        <w:fldChar w:fldCharType="end"/>
      </w:r>
      <w:r w:rsidRPr="00CC5BF7">
        <w:rPr>
          <w:rFonts w:ascii="Times New Roman" w:eastAsiaTheme="minorHAnsi" w:hAnsi="Times New Roman" w:cs="Times New Roman"/>
          <w:kern w:val="0"/>
          <w:lang w:eastAsia="en-US"/>
        </w:rPr>
        <w:t xml:space="preserve">. In </w:t>
      </w:r>
      <w:r w:rsidRPr="00CC5BF7">
        <w:rPr>
          <w:rFonts w:ascii="Times New Roman" w:eastAsiaTheme="minorHAnsi" w:hAnsi="Times New Roman" w:cs="Times New Roman"/>
          <w:kern w:val="0"/>
          <w:lang w:eastAsia="en-US"/>
        </w:rPr>
        <w:lastRenderedPageBreak/>
        <w:t>an environment that provides opportunities to jointly profit from violating norms like honesty, people may, hence, strategically become ‘rule breakers’ to signal their value as a ‘partner in crime.’</w:t>
      </w:r>
      <w:r w:rsidR="006B5527">
        <w:rPr>
          <w:rFonts w:ascii="Times New Roman" w:eastAsiaTheme="minorHAnsi" w:hAnsi="Times New Roman" w:cs="Times New Roman"/>
          <w:kern w:val="0"/>
          <w:lang w:eastAsia="en-US"/>
        </w:rPr>
        <w:t xml:space="preserve"> </w:t>
      </w:r>
    </w:p>
    <w:p w14:paraId="2510B5C5" w14:textId="77777777" w:rsidR="00E81978" w:rsidRDefault="00CC5BF7" w:rsidP="00CC5BF7">
      <w:r w:rsidRPr="00CC5BF7">
        <w:rPr>
          <w:rFonts w:ascii="Times New Roman" w:eastAsiaTheme="minorHAnsi" w:hAnsi="Times New Roman" w:cs="Times New Roman"/>
          <w:kern w:val="0"/>
          <w:lang w:eastAsia="en-US"/>
        </w:rPr>
        <w:t xml:space="preserve">Taken together, this means that abiding to costly rules is enforced or breaks down through partner choice, depending on the </w:t>
      </w:r>
      <w:r w:rsidR="006B5527">
        <w:rPr>
          <w:rFonts w:ascii="Times New Roman" w:eastAsiaTheme="minorHAnsi" w:hAnsi="Times New Roman" w:cs="Times New Roman"/>
          <w:kern w:val="0"/>
          <w:lang w:eastAsia="en-US"/>
        </w:rPr>
        <w:t xml:space="preserve">local </w:t>
      </w:r>
      <w:r w:rsidRPr="00CC5BF7">
        <w:rPr>
          <w:rFonts w:ascii="Times New Roman" w:eastAsiaTheme="minorHAnsi" w:hAnsi="Times New Roman" w:cs="Times New Roman"/>
          <w:kern w:val="0"/>
          <w:lang w:eastAsia="en-US"/>
        </w:rPr>
        <w:t>incentive</w:t>
      </w:r>
      <w:r w:rsidR="006B5527">
        <w:rPr>
          <w:rFonts w:ascii="Times New Roman" w:eastAsiaTheme="minorHAnsi" w:hAnsi="Times New Roman" w:cs="Times New Roman"/>
          <w:kern w:val="0"/>
          <w:lang w:eastAsia="en-US"/>
        </w:rPr>
        <w:t xml:space="preserve">s </w:t>
      </w:r>
      <w:r w:rsidRPr="00CC5BF7">
        <w:rPr>
          <w:rFonts w:ascii="Times New Roman" w:eastAsiaTheme="minorHAnsi" w:hAnsi="Times New Roman" w:cs="Times New Roman"/>
          <w:kern w:val="0"/>
          <w:lang w:eastAsia="en-US"/>
        </w:rPr>
        <w:t>of the social environment. To test these conjectures, we experimentally let participants choose interaction partners for a social interaction that is either based</w:t>
      </w:r>
      <w:ins w:id="28" w:author="Jim Everett" w:date="2020-10-02T11:53:00Z">
        <w:r w:rsidR="0083316E">
          <w:rPr>
            <w:rFonts w:ascii="Times New Roman" w:eastAsiaTheme="minorHAnsi" w:hAnsi="Times New Roman" w:cs="Times New Roman"/>
            <w:kern w:val="0"/>
            <w:lang w:eastAsia="en-US"/>
          </w:rPr>
          <w:t xml:space="preserve"> on</w:t>
        </w:r>
      </w:ins>
      <w:r w:rsidRPr="00CC5BF7">
        <w:rPr>
          <w:rFonts w:ascii="Times New Roman" w:eastAsiaTheme="minorHAnsi" w:hAnsi="Times New Roman" w:cs="Times New Roman"/>
          <w:kern w:val="0"/>
          <w:lang w:eastAsia="en-US"/>
        </w:rPr>
        <w:t xml:space="preserve"> pro-social giving or breaking the rule of honesty. We hypothesized that costly rule following is used to signal cooperativeness and that rule</w:t>
      </w:r>
      <w:r w:rsidR="006B07CE">
        <w:rPr>
          <w:rFonts w:ascii="Times New Roman" w:eastAsiaTheme="minorHAnsi" w:hAnsi="Times New Roman" w:cs="Times New Roman"/>
          <w:kern w:val="0"/>
          <w:lang w:eastAsia="en-US"/>
        </w:rPr>
        <w:t xml:space="preserve"> </w:t>
      </w:r>
      <w:r w:rsidRPr="00CC5BF7">
        <w:rPr>
          <w:rFonts w:ascii="Times New Roman" w:eastAsiaTheme="minorHAnsi" w:hAnsi="Times New Roman" w:cs="Times New Roman"/>
          <w:kern w:val="0"/>
          <w:lang w:eastAsia="en-US"/>
        </w:rPr>
        <w:t xml:space="preserve">abiding partners are more often chosen when interactions require costly cooperative actions. </w:t>
      </w:r>
      <w:del w:id="29" w:author="Jim Everett" w:date="2020-10-02T11:53:00Z">
        <w:r w:rsidRPr="00CC5BF7" w:rsidDel="0083316E">
          <w:rPr>
            <w:rFonts w:ascii="Times New Roman" w:eastAsiaTheme="minorHAnsi" w:hAnsi="Times New Roman" w:cs="Times New Roman"/>
            <w:kern w:val="0"/>
            <w:lang w:eastAsia="en-US"/>
          </w:rPr>
          <w:delText>Yet</w:delText>
        </w:r>
      </w:del>
      <w:ins w:id="30" w:author="Jim Everett" w:date="2020-10-02T11:53:00Z">
        <w:r w:rsidR="0083316E">
          <w:rPr>
            <w:rFonts w:ascii="Times New Roman" w:eastAsiaTheme="minorHAnsi" w:hAnsi="Times New Roman" w:cs="Times New Roman"/>
            <w:kern w:val="0"/>
            <w:lang w:eastAsia="en-US"/>
          </w:rPr>
          <w:t xml:space="preserve">In </w:t>
        </w:r>
      </w:ins>
      <w:ins w:id="31" w:author="Jim Everett" w:date="2020-10-02T11:54:00Z">
        <w:r w:rsidR="0083316E">
          <w:rPr>
            <w:rFonts w:ascii="Times New Roman" w:eastAsiaTheme="minorHAnsi" w:hAnsi="Times New Roman" w:cs="Times New Roman"/>
            <w:kern w:val="0"/>
            <w:lang w:eastAsia="en-US"/>
          </w:rPr>
          <w:t>contrast</w:t>
        </w:r>
      </w:ins>
      <w:r w:rsidRPr="00CC5BF7">
        <w:rPr>
          <w:rFonts w:ascii="Times New Roman" w:eastAsiaTheme="minorHAnsi" w:hAnsi="Times New Roman" w:cs="Times New Roman"/>
          <w:kern w:val="0"/>
          <w:lang w:eastAsia="en-US"/>
        </w:rPr>
        <w:t xml:space="preserve">, when social interactions are </w:t>
      </w:r>
      <w:del w:id="32" w:author="Jim Everett" w:date="2020-10-02T11:54:00Z">
        <w:r w:rsidRPr="00CC5BF7" w:rsidDel="0083316E">
          <w:rPr>
            <w:rFonts w:ascii="Times New Roman" w:eastAsiaTheme="minorHAnsi" w:hAnsi="Times New Roman" w:cs="Times New Roman"/>
            <w:kern w:val="0"/>
            <w:lang w:eastAsia="en-US"/>
          </w:rPr>
          <w:delText xml:space="preserve">based </w:delText>
        </w:r>
      </w:del>
      <w:ins w:id="33" w:author="Jim Everett" w:date="2020-10-02T11:54:00Z">
        <w:r w:rsidR="0083316E">
          <w:rPr>
            <w:rFonts w:ascii="Times New Roman" w:eastAsiaTheme="minorHAnsi" w:hAnsi="Times New Roman" w:cs="Times New Roman"/>
            <w:kern w:val="0"/>
            <w:lang w:eastAsia="en-US"/>
          </w:rPr>
          <w:t>rewarded</w:t>
        </w:r>
        <w:r w:rsidR="0083316E" w:rsidRPr="00CC5BF7">
          <w:rPr>
            <w:rFonts w:ascii="Times New Roman" w:eastAsiaTheme="minorHAnsi" w:hAnsi="Times New Roman" w:cs="Times New Roman"/>
            <w:kern w:val="0"/>
            <w:lang w:eastAsia="en-US"/>
          </w:rPr>
          <w:t xml:space="preserve"> </w:t>
        </w:r>
      </w:ins>
      <w:r w:rsidRPr="00CC5BF7">
        <w:rPr>
          <w:rFonts w:ascii="Times New Roman" w:eastAsiaTheme="minorHAnsi" w:hAnsi="Times New Roman" w:cs="Times New Roman"/>
          <w:kern w:val="0"/>
          <w:lang w:eastAsia="en-US"/>
        </w:rPr>
        <w:t>on breaking a</w:t>
      </w:r>
      <w:ins w:id="34" w:author="Jim Everett" w:date="2020-10-02T11:54:00Z">
        <w:r w:rsidR="0083316E">
          <w:rPr>
            <w:rFonts w:ascii="Times New Roman" w:eastAsiaTheme="minorHAnsi" w:hAnsi="Times New Roman" w:cs="Times New Roman"/>
            <w:kern w:val="0"/>
            <w:lang w:eastAsia="en-US"/>
          </w:rPr>
          <w:t xml:space="preserve"> particular</w:t>
        </w:r>
      </w:ins>
      <w:r w:rsidRPr="00CC5BF7">
        <w:rPr>
          <w:rFonts w:ascii="Times New Roman" w:eastAsiaTheme="minorHAnsi" w:hAnsi="Times New Roman" w:cs="Times New Roman"/>
          <w:kern w:val="0"/>
          <w:lang w:eastAsia="en-US"/>
        </w:rPr>
        <w:t xml:space="preserve"> societal </w:t>
      </w:r>
      <w:commentRangeStart w:id="35"/>
      <w:r w:rsidRPr="00CC5BF7">
        <w:rPr>
          <w:rFonts w:ascii="Times New Roman" w:eastAsiaTheme="minorHAnsi" w:hAnsi="Times New Roman" w:cs="Times New Roman"/>
          <w:kern w:val="0"/>
          <w:lang w:eastAsia="en-US"/>
        </w:rPr>
        <w:t>rule</w:t>
      </w:r>
      <w:commentRangeEnd w:id="35"/>
      <w:r w:rsidR="0083316E">
        <w:rPr>
          <w:rStyle w:val="CommentReference"/>
        </w:rPr>
        <w:commentReference w:id="35"/>
      </w:r>
      <w:r w:rsidRPr="00CC5BF7">
        <w:rPr>
          <w:rFonts w:ascii="Times New Roman" w:eastAsiaTheme="minorHAnsi" w:hAnsi="Times New Roman" w:cs="Times New Roman"/>
          <w:kern w:val="0"/>
          <w:lang w:eastAsia="en-US"/>
        </w:rPr>
        <w:t xml:space="preserve">, the opposite should be the case: People should signal their willingness to break rules, revealing how environmental contingencies and partner choice can foster or deteriorate rule following in groups.  </w:t>
      </w:r>
    </w:p>
    <w:p w14:paraId="0D1A03A3" w14:textId="77777777" w:rsidR="00E81978" w:rsidRDefault="00CC5BF7">
      <w:pPr>
        <w:pStyle w:val="Heading1"/>
      </w:pPr>
      <w:r w:rsidRPr="00CC5BF7">
        <w:rPr>
          <w:rFonts w:ascii="Times New Roman" w:eastAsiaTheme="minorHAnsi" w:hAnsi="Times New Roman" w:cs="Times New Roman"/>
          <w:kern w:val="0"/>
          <w:lang w:eastAsia="en-US"/>
        </w:rPr>
        <w:t>Methods</w:t>
      </w:r>
    </w:p>
    <w:p w14:paraId="3A0A391D" w14:textId="77777777" w:rsidR="00355DCA" w:rsidRDefault="00CC5BF7" w:rsidP="00C31D30">
      <w:pPr>
        <w:pStyle w:val="Heading3"/>
        <w:rPr>
          <w:rFonts w:ascii="Times New Roman" w:hAnsi="Times New Roman" w:cs="Times New Roman"/>
          <w:b w:val="0"/>
          <w:bCs w:val="0"/>
        </w:rPr>
      </w:pPr>
      <w:r>
        <w:t>Sample</w:t>
      </w:r>
      <w:r w:rsidR="00355DCA" w:rsidRPr="00C31D30">
        <w:t>.</w:t>
      </w:r>
      <w:r>
        <w:t xml:space="preserve"> </w:t>
      </w:r>
      <w:r w:rsidRPr="00CC5BF7">
        <w:rPr>
          <w:rFonts w:ascii="Times New Roman" w:hAnsi="Times New Roman" w:cs="Times New Roman"/>
          <w:b w:val="0"/>
          <w:bCs w:val="0"/>
        </w:rPr>
        <w:t xml:space="preserve">We invited 192 participants for a study on decision making (148 female, </w:t>
      </w:r>
      <w:r w:rsidRPr="00D816A4">
        <w:rPr>
          <w:rFonts w:ascii="Times New Roman" w:hAnsi="Times New Roman" w:cs="Times New Roman"/>
          <w:b w:val="0"/>
          <w:bCs w:val="0"/>
          <w:i/>
          <w:iCs/>
          <w:rPrChange w:id="36" w:author="Jim Everett" w:date="2020-10-02T11:55:00Z">
            <w:rPr>
              <w:rFonts w:ascii="Times New Roman" w:hAnsi="Times New Roman" w:cs="Times New Roman"/>
              <w:b w:val="0"/>
              <w:bCs w:val="0"/>
            </w:rPr>
          </w:rPrChange>
        </w:rPr>
        <w:t>M</w:t>
      </w:r>
      <w:r w:rsidRPr="00CC5BF7">
        <w:rPr>
          <w:rFonts w:ascii="Times New Roman" w:hAnsi="Times New Roman" w:cs="Times New Roman"/>
          <w:b w:val="0"/>
          <w:bCs w:val="0"/>
          <w:vertAlign w:val="subscript"/>
        </w:rPr>
        <w:t>age</w:t>
      </w:r>
      <w:r w:rsidRPr="00CC5BF7">
        <w:rPr>
          <w:rFonts w:ascii="Times New Roman" w:hAnsi="Times New Roman" w:cs="Times New Roman"/>
          <w:b w:val="0"/>
          <w:bCs w:val="0"/>
        </w:rPr>
        <w:t xml:space="preserve"> = 23, </w:t>
      </w:r>
      <w:proofErr w:type="spellStart"/>
      <w:r w:rsidRPr="00D816A4">
        <w:rPr>
          <w:rFonts w:ascii="Times New Roman" w:hAnsi="Times New Roman" w:cs="Times New Roman"/>
          <w:b w:val="0"/>
          <w:bCs w:val="0"/>
          <w:i/>
          <w:iCs/>
          <w:rPrChange w:id="37" w:author="Jim Everett" w:date="2020-10-02T11:55:00Z">
            <w:rPr>
              <w:rFonts w:ascii="Times New Roman" w:hAnsi="Times New Roman" w:cs="Times New Roman"/>
              <w:b w:val="0"/>
              <w:bCs w:val="0"/>
            </w:rPr>
          </w:rPrChange>
        </w:rPr>
        <w:t>SD</w:t>
      </w:r>
      <w:r w:rsidRPr="00CC5BF7">
        <w:rPr>
          <w:rFonts w:ascii="Times New Roman" w:hAnsi="Times New Roman" w:cs="Times New Roman"/>
          <w:b w:val="0"/>
          <w:bCs w:val="0"/>
          <w:vertAlign w:val="subscript"/>
        </w:rPr>
        <w:t>age</w:t>
      </w:r>
      <w:proofErr w:type="spellEnd"/>
      <w:r w:rsidRPr="00CC5BF7">
        <w:rPr>
          <w:rFonts w:ascii="Times New Roman" w:hAnsi="Times New Roman" w:cs="Times New Roman"/>
          <w:b w:val="0"/>
          <w:bCs w:val="0"/>
          <w:vertAlign w:val="subscript"/>
        </w:rPr>
        <w:t xml:space="preserve"> </w:t>
      </w:r>
      <w:r w:rsidRPr="00CC5BF7">
        <w:rPr>
          <w:rFonts w:ascii="Times New Roman" w:hAnsi="Times New Roman" w:cs="Times New Roman"/>
          <w:b w:val="0"/>
          <w:bCs w:val="0"/>
        </w:rPr>
        <w:t>= 4.3). The study received ethics approval from the Psychology Ethics Board of Leiden University. Subjects provided written informed consent and were debriefed upon completion of the studies. The experiment did not involve any deception.</w:t>
      </w:r>
      <w:commentRangeStart w:id="38"/>
      <w:commentRangeEnd w:id="38"/>
      <w:r w:rsidR="00891E15">
        <w:rPr>
          <w:rStyle w:val="CommentReference"/>
          <w:rFonts w:asciiTheme="minorHAnsi" w:eastAsiaTheme="minorEastAsia" w:hAnsiTheme="minorHAnsi" w:cstheme="minorBidi"/>
          <w:b w:val="0"/>
          <w:bCs w:val="0"/>
        </w:rPr>
        <w:commentReference w:id="38"/>
      </w:r>
    </w:p>
    <w:p w14:paraId="353DF084" w14:textId="77777777" w:rsidR="00CC5BF7" w:rsidRPr="002E5B14" w:rsidRDefault="00CC5BF7" w:rsidP="00CC5BF7">
      <w:pPr>
        <w:spacing w:after="120"/>
        <w:rPr>
          <w:rFonts w:ascii="Times New Roman" w:hAnsi="Times New Roman" w:cs="Times New Roman"/>
        </w:rPr>
      </w:pPr>
      <w:r w:rsidRPr="00CC5BF7">
        <w:rPr>
          <w:rFonts w:ascii="Times New Roman" w:hAnsi="Times New Roman" w:cs="Times New Roman"/>
          <w:b/>
          <w:bCs/>
        </w:rPr>
        <w:t>Experimental Design.</w:t>
      </w:r>
      <w:r>
        <w:rPr>
          <w:rFonts w:ascii="Times New Roman" w:hAnsi="Times New Roman" w:cs="Times New Roman"/>
          <w:i/>
          <w:iCs/>
        </w:rPr>
        <w:t xml:space="preserve"> </w:t>
      </w:r>
      <w:r>
        <w:rPr>
          <w:rFonts w:ascii="Times New Roman" w:hAnsi="Times New Roman" w:cs="Times New Roman"/>
        </w:rPr>
        <w:t>Participants were assigned to groups of four (</w:t>
      </w:r>
      <w:r w:rsidRPr="008F5A0A">
        <w:rPr>
          <w:rFonts w:ascii="Times New Roman" w:hAnsi="Times New Roman" w:cs="Times New Roman"/>
          <w:i/>
          <w:iCs/>
        </w:rPr>
        <w:t>n</w:t>
      </w:r>
      <w:r>
        <w:rPr>
          <w:rFonts w:ascii="Times New Roman" w:hAnsi="Times New Roman" w:cs="Times New Roman"/>
        </w:rPr>
        <w:t xml:space="preserve"> = 48 groups). In each group, one participant was randomly assigned the role of the ‘partner selector.’ The other three participants were assigned the role of ‘potential partners.’ Each round consisted of three stages. In the </w:t>
      </w:r>
      <w:del w:id="39" w:author="Jim Everett" w:date="2020-10-02T12:00:00Z">
        <w:r w:rsidDel="00A73D7C">
          <w:rPr>
            <w:rFonts w:ascii="Times New Roman" w:hAnsi="Times New Roman" w:cs="Times New Roman"/>
          </w:rPr>
          <w:delText>first stage</w:delText>
        </w:r>
      </w:del>
      <w:ins w:id="40" w:author="Jim Everett" w:date="2020-10-02T12:00:00Z">
        <w:r w:rsidR="00A73D7C">
          <w:rPr>
            <w:rFonts w:ascii="Times New Roman" w:hAnsi="Times New Roman" w:cs="Times New Roman"/>
          </w:rPr>
          <w:t>Stage 1</w:t>
        </w:r>
      </w:ins>
      <w:r>
        <w:rPr>
          <w:rFonts w:ascii="Times New Roman" w:hAnsi="Times New Roman" w:cs="Times New Roman"/>
        </w:rPr>
        <w:t xml:space="preserve">, each potential partner was confronted with a simple rule following task (Figure 1a,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&lt;citation&gt;&lt;priority&gt;10&lt;/priority&gt;&lt;uuid&gt;9D8BE21C-7119-4CD3-A12E-CFF9C289A271&lt;/uuid&gt;&lt;publications&gt;&lt;publication&gt;&lt;subtype&gt;400&lt;/subtype&gt;&lt;publisher&gt;North-Holland&lt;/publisher&gt;&lt;title&gt;A portable method of eliciting respect for social norms&lt;/title&gt;&lt;url&gt;https://linkinghub.elsevier.com/retrieve/pii/S0165176518301678&lt;/url&gt;&lt;volume&gt;168&lt;/volume&gt;&lt;publication_date&gt;99201807011200000000222000&lt;/publication_date&gt;&lt;uuid&gt;66E71880-979A-49EE-94A1-4D37365DC194&lt;/uuid&gt;&lt;type&gt;400&lt;/type&gt;&lt;doi&gt;10.1016/j.econlet.2018.04.030&lt;/doi&gt;&lt;startpage&gt;147&lt;/startpage&gt;&lt;endpage&gt;150&lt;/endpage&gt;&lt;bundle&gt;&lt;publication&gt;&lt;title&gt;Economics Letters&lt;/title&gt;&lt;uuid&gt;75FAC02E-DD43-460F-B9FD-F17E7C8B29D5&lt;/uuid&gt;&lt;subtype&gt;-100&lt;/subtype&gt;&lt;publisher&gt;North-Holland&lt;/publisher&gt;&lt;type&gt;-100&lt;/type&gt;&lt;/publication&gt;&lt;/bundle&gt;&lt;authors&gt;&lt;author&gt;&lt;lastName&gt;Kimbrough&lt;/lastName&gt;&lt;firstName&gt;Erik&lt;/firstName&gt;&lt;middleNames&gt;O&lt;/middleNames&gt;&lt;/author&gt;&lt;author&gt;&lt;lastName&gt;Vostroknutov&lt;/lastName&gt;&lt;firstName&gt;Alexander&lt;/firstName&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Kimbrough &amp; Vostroknutov, 2018)</w:t>
      </w:r>
      <w:r>
        <w:rPr>
          <w:rFonts w:ascii="Times New Roman" w:hAnsi="Times New Roman" w:cs="Times New Roman"/>
        </w:rPr>
        <w:fldChar w:fldCharType="end"/>
      </w:r>
      <w:r>
        <w:rPr>
          <w:rFonts w:ascii="Times New Roman" w:hAnsi="Times New Roman" w:cs="Times New Roman"/>
        </w:rPr>
        <w:t xml:space="preserve">. In this task, each potential partner received 15 virtual balls and had to decide, one by one, whether to assign </w:t>
      </w:r>
      <w:r w:rsidR="006B5527">
        <w:rPr>
          <w:rFonts w:ascii="Times New Roman" w:hAnsi="Times New Roman" w:cs="Times New Roman"/>
        </w:rPr>
        <w:t>each</w:t>
      </w:r>
      <w:r>
        <w:rPr>
          <w:rFonts w:ascii="Times New Roman" w:hAnsi="Times New Roman" w:cs="Times New Roman"/>
        </w:rPr>
        <w:t xml:space="preserve"> ball to either a blue or yellow </w:t>
      </w:r>
      <w:r>
        <w:rPr>
          <w:rFonts w:ascii="Times New Roman" w:hAnsi="Times New Roman" w:cs="Times New Roman"/>
        </w:rPr>
        <w:lastRenderedPageBreak/>
        <w:t>bucket. F</w:t>
      </w:r>
      <w:r w:rsidRPr="00CE107D">
        <w:rPr>
          <w:rFonts w:ascii="Times New Roman" w:hAnsi="Times New Roman" w:cs="Times New Roman"/>
        </w:rPr>
        <w:t>or each ball they put in the blue bucket they receive</w:t>
      </w:r>
      <w:r>
        <w:rPr>
          <w:rFonts w:ascii="Times New Roman" w:hAnsi="Times New Roman" w:cs="Times New Roman"/>
        </w:rPr>
        <w:t>d</w:t>
      </w:r>
      <w:r w:rsidRPr="00CE107D">
        <w:rPr>
          <w:rFonts w:ascii="Times New Roman" w:hAnsi="Times New Roman" w:cs="Times New Roman"/>
        </w:rPr>
        <w:t xml:space="preserve"> 5</w:t>
      </w:r>
      <w:r>
        <w:rPr>
          <w:rFonts w:ascii="Times New Roman" w:hAnsi="Times New Roman" w:cs="Times New Roman"/>
        </w:rPr>
        <w:t xml:space="preserve"> points,</w:t>
      </w:r>
      <w:r w:rsidRPr="00CE107D">
        <w:rPr>
          <w:rFonts w:ascii="Times New Roman" w:hAnsi="Times New Roman" w:cs="Times New Roman"/>
        </w:rPr>
        <w:t xml:space="preserve"> </w:t>
      </w:r>
      <w:r>
        <w:rPr>
          <w:rFonts w:ascii="Times New Roman" w:hAnsi="Times New Roman" w:cs="Times New Roman"/>
        </w:rPr>
        <w:t>whereas</w:t>
      </w:r>
      <w:r w:rsidRPr="00CE107D">
        <w:rPr>
          <w:rFonts w:ascii="Times New Roman" w:hAnsi="Times New Roman" w:cs="Times New Roman"/>
        </w:rPr>
        <w:t xml:space="preserve"> for each ball they put in the yellow bucket they receive</w:t>
      </w:r>
      <w:r>
        <w:rPr>
          <w:rFonts w:ascii="Times New Roman" w:hAnsi="Times New Roman" w:cs="Times New Roman"/>
        </w:rPr>
        <w:t>d</w:t>
      </w:r>
      <w:r w:rsidRPr="00CE107D">
        <w:rPr>
          <w:rFonts w:ascii="Times New Roman" w:hAnsi="Times New Roman" w:cs="Times New Roman"/>
        </w:rPr>
        <w:t xml:space="preserve"> </w:t>
      </w:r>
      <w:r>
        <w:rPr>
          <w:rFonts w:ascii="Times New Roman" w:hAnsi="Times New Roman" w:cs="Times New Roman"/>
        </w:rPr>
        <w:t xml:space="preserve">15 points. Points, the currency of the experiment, were converted to money at the end of the experiment (see </w:t>
      </w:r>
      <w:r w:rsidRPr="008F5A0A">
        <w:rPr>
          <w:rFonts w:ascii="Times New Roman" w:hAnsi="Times New Roman" w:cs="Times New Roman"/>
          <w:i/>
          <w:iCs/>
        </w:rPr>
        <w:t>Procedure</w:t>
      </w:r>
      <w:r>
        <w:rPr>
          <w:rFonts w:ascii="Times New Roman" w:hAnsi="Times New Roman" w:cs="Times New Roman"/>
        </w:rPr>
        <w:t xml:space="preserve"> below). In the instructions, it was explained to all participants that ‘the rule is to place each ball in the blue bucket.’ Hence, the task confronted the three potential partners with a conflict between following the rule or maximizing their own profit</w:t>
      </w:r>
      <w:commentRangeStart w:id="41"/>
      <w:ins w:id="42" w:author="Jim Everett" w:date="2020-10-02T11:58:00Z">
        <w:r w:rsidR="00A73D7C">
          <w:rPr>
            <w:rFonts w:ascii="Times New Roman" w:hAnsi="Times New Roman" w:cs="Times New Roman"/>
          </w:rPr>
          <w:t xml:space="preserve">: the rule was to place in the blue </w:t>
        </w:r>
        <w:proofErr w:type="gramStart"/>
        <w:r w:rsidR="00A73D7C">
          <w:rPr>
            <w:rFonts w:ascii="Times New Roman" w:hAnsi="Times New Roman" w:cs="Times New Roman"/>
          </w:rPr>
          <w:t>bucket, but</w:t>
        </w:r>
        <w:proofErr w:type="gramEnd"/>
        <w:r w:rsidR="00A73D7C">
          <w:rPr>
            <w:rFonts w:ascii="Times New Roman" w:hAnsi="Times New Roman" w:cs="Times New Roman"/>
          </w:rPr>
          <w:t xml:space="preserve"> placing the ball in the yellow bucket lead to them receiving more points, and therefore money</w:t>
        </w:r>
      </w:ins>
      <w:commentRangeEnd w:id="41"/>
      <w:r w:rsidR="006816E4">
        <w:rPr>
          <w:rStyle w:val="CommentReference"/>
        </w:rPr>
        <w:commentReference w:id="41"/>
      </w:r>
      <w:r>
        <w:rPr>
          <w:rFonts w:ascii="Times New Roman" w:hAnsi="Times New Roman" w:cs="Times New Roman"/>
        </w:rPr>
        <w:t xml:space="preserve">. Importantly, </w:t>
      </w:r>
      <w:ins w:id="43" w:author="Jim Everett" w:date="2020-10-02T11:58:00Z">
        <w:r w:rsidR="00A73D7C">
          <w:rPr>
            <w:rFonts w:ascii="Times New Roman" w:hAnsi="Times New Roman" w:cs="Times New Roman"/>
          </w:rPr>
          <w:t xml:space="preserve">we did not enforce this rule </w:t>
        </w:r>
      </w:ins>
      <w:del w:id="44" w:author="Jim Everett" w:date="2020-10-02T11:59:00Z">
        <w:r w:rsidDel="00A73D7C">
          <w:rPr>
            <w:rFonts w:ascii="Times New Roman" w:hAnsi="Times New Roman" w:cs="Times New Roman"/>
          </w:rPr>
          <w:delText xml:space="preserve">violating the rule was not enforced </w:delText>
        </w:r>
      </w:del>
      <w:r>
        <w:rPr>
          <w:rFonts w:ascii="Times New Roman" w:hAnsi="Times New Roman" w:cs="Times New Roman"/>
        </w:rPr>
        <w:t>through economic sanctions or any formal punishment</w:t>
      </w:r>
      <w:ins w:id="45" w:author="Jim Everett" w:date="2020-10-02T11:59:00Z">
        <w:r w:rsidR="00A73D7C">
          <w:rPr>
            <w:rFonts w:ascii="Times New Roman" w:hAnsi="Times New Roman" w:cs="Times New Roman"/>
          </w:rPr>
          <w:t xml:space="preserve">, making this a </w:t>
        </w:r>
      </w:ins>
      <w:del w:id="46" w:author="Jim Everett" w:date="2020-10-02T11:59:00Z">
        <w:r w:rsidDel="00A73D7C">
          <w:rPr>
            <w:rFonts w:ascii="Times New Roman" w:hAnsi="Times New Roman" w:cs="Times New Roman"/>
          </w:rPr>
          <w:delText xml:space="preserve"> </w:delText>
        </w:r>
      </w:del>
      <w:r>
        <w:rPr>
          <w:rFonts w:ascii="Times New Roman" w:hAnsi="Times New Roman" w:cs="Times New Roman"/>
        </w:rPr>
        <w:t>similar</w:t>
      </w:r>
      <w:ins w:id="47" w:author="Jim Everett" w:date="2020-10-02T11:59:00Z">
        <w:r w:rsidR="00A73D7C">
          <w:rPr>
            <w:rFonts w:ascii="Times New Roman" w:hAnsi="Times New Roman" w:cs="Times New Roman"/>
          </w:rPr>
          <w:t xml:space="preserve"> rule</w:t>
        </w:r>
      </w:ins>
      <w:r>
        <w:rPr>
          <w:rFonts w:ascii="Times New Roman" w:hAnsi="Times New Roman" w:cs="Times New Roman"/>
        </w:rPr>
        <w:t xml:space="preserve"> to </w:t>
      </w:r>
      <w:ins w:id="48" w:author="Jim Everett" w:date="2020-10-02T11:59:00Z">
        <w:r w:rsidR="00A73D7C">
          <w:rPr>
            <w:rFonts w:ascii="Times New Roman" w:hAnsi="Times New Roman" w:cs="Times New Roman"/>
          </w:rPr>
          <w:t xml:space="preserve">societal </w:t>
        </w:r>
      </w:ins>
      <w:r>
        <w:rPr>
          <w:rFonts w:ascii="Times New Roman" w:hAnsi="Times New Roman" w:cs="Times New Roman"/>
        </w:rPr>
        <w:t xml:space="preserve">norms that are voluntarily followed (or not). </w:t>
      </w:r>
      <w:r w:rsidR="006B5527">
        <w:rPr>
          <w:rFonts w:ascii="Times New Roman" w:hAnsi="Times New Roman" w:cs="Times New Roman"/>
        </w:rPr>
        <w:t>T</w:t>
      </w:r>
      <w:r>
        <w:rPr>
          <w:rFonts w:ascii="Times New Roman" w:hAnsi="Times New Roman" w:cs="Times New Roman"/>
        </w:rPr>
        <w:t xml:space="preserve">he behavioral rule following task has </w:t>
      </w:r>
      <w:r w:rsidRPr="00CE107D">
        <w:rPr>
          <w:rFonts w:ascii="Times New Roman" w:hAnsi="Times New Roman" w:cs="Times New Roman"/>
        </w:rPr>
        <w:t xml:space="preserve">been shown to </w:t>
      </w:r>
      <w:r>
        <w:rPr>
          <w:rFonts w:ascii="Times New Roman" w:hAnsi="Times New Roman" w:cs="Times New Roman"/>
        </w:rPr>
        <w:t xml:space="preserve">correlate with personality traits like need for structure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&lt;citation&gt;&lt;priority&gt;11&lt;/priority&gt;&lt;uuid&gt;71F1DE72-CC69-4420-A7EA-449A36510C65&lt;/uuid&gt;&lt;publications&gt;&lt;publication&gt;&lt;subtype&gt;400&lt;/subtype&gt;&lt;publisher&gt;Oxford University Press&lt;/publisher&gt;&lt;title&gt;Oxytocin conditions trait-based rule adherence&lt;/title&gt;&lt;url&gt;http://scan.oxfordjournals.org.proxy.uba.uva.nl:2048/content/early/2016/09/23/scan.nsw138.abstract&lt;/url&gt;&lt;volume&gt;12&lt;/volume&gt;&lt;publication_date&gt;99201709231200000000222000&lt;/publication_date&gt;&lt;uuid&gt;9ECAF0F4-7F1E-4FE7-9DBD-9BAE22090062&lt;/uuid&gt;&lt;type&gt;400&lt;/type&gt;&lt;accepted_date&gt;99201609211200000000222000&lt;/accepted_date&gt;&lt;number&gt;3&lt;/number&gt;&lt;citekey&gt;Gross:2017hj&lt;/citekey&gt;&lt;submission_date&gt;99201602011200000000222000&lt;/submission_date&gt;&lt;doi&gt;10.1093/scan/nsw138&lt;/doi&gt;&lt;institution&gt;University of Amsterdam, Department of Psychology University of Amsterdam, Center for Experimental Economics and Political Decision Making (CREED) mail@joerg-gross.net c.k.w.de.dreu@fsw.leidenuniv.nl.&lt;/institution&gt;&lt;startpage&gt;427&lt;/startpage&gt;&lt;endpage&gt;435&lt;/endpage&gt;&lt;bundle&gt;&lt;publication&gt;&lt;title&gt;Social cognitive and affective neuroscience&lt;/title&gt;&lt;uuid&gt;D09B632A-6318-4BDE-B927-1412FDA593F3&lt;/uuid&gt;&lt;subtype&gt;-100&lt;/subtype&gt;&lt;publisher&gt;Oxford University Press&lt;/publisher&gt;&lt;type&gt;-100&lt;/type&gt;&lt;/publication&gt;&lt;/bundle&gt;&lt;authors&gt;&lt;author&gt;&lt;lastName&gt;Gross&lt;/lastName&gt;&lt;firstName&gt;Jörg&lt;/firstName&gt;&lt;/author&gt;&lt;author&gt;&lt;lastName&gt;Dreu&lt;/lastName&gt;&lt;nonDroppingParticle&gt;De&lt;/nonDroppingParticle&gt;&lt;firstName&gt;Carsten&lt;/firstName&gt;&lt;middleNames&gt;K W&lt;/middleNames&gt;&lt;/author&gt;&lt;/authors&gt;&lt;/publication&gt;&lt;/publications&gt;&lt;cites&gt;&lt;/cites&gt;&lt;/citation&gt;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(Gross &amp; De Dreu, 2017)</w:t>
      </w:r>
      <w:r>
        <w:rPr>
          <w:rFonts w:ascii="Times New Roman" w:hAnsi="Times New Roman" w:cs="Times New Roman"/>
        </w:rPr>
        <w:fldChar w:fldCharType="end"/>
      </w:r>
      <w:r>
        <w:rPr>
          <w:rFonts w:ascii="Times New Roman" w:hAnsi="Times New Roman" w:cs="Times New Roman"/>
        </w:rPr>
        <w:t>, cooperation</w:t>
      </w:r>
      <w:r w:rsidRPr="00CE107D">
        <w:rPr>
          <w:rFonts w:ascii="Times New Roman" w:hAnsi="Times New Roman" w:cs="Times New Roman"/>
        </w:rPr>
        <w:t xml:space="preserve"> in social dilemma situations, and respecting norms like trust</w:t>
      </w:r>
      <w:r>
        <w:rPr>
          <w:rFonts w:ascii="Times New Roman" w:hAnsi="Times New Roman" w:cs="Times New Roman"/>
        </w:rPr>
        <w:t>,</w:t>
      </w:r>
      <w:r w:rsidRPr="00CE107D">
        <w:rPr>
          <w:rFonts w:ascii="Times New Roman" w:hAnsi="Times New Roman" w:cs="Times New Roman"/>
        </w:rPr>
        <w:t xml:space="preserve"> pro-sociality</w:t>
      </w:r>
      <w:r>
        <w:rPr>
          <w:rFonts w:ascii="Times New Roman" w:hAnsi="Times New Roman" w:cs="Times New Roman"/>
        </w:rPr>
        <w:t>, and honesty</w:t>
      </w:r>
      <w:r w:rsidRPr="00CE107D">
        <w:rPr>
          <w:rFonts w:ascii="Times New Roman" w:hAnsi="Times New Roman" w:cs="Times New Roman"/>
        </w:rPr>
        <w:t xml:space="preserve">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&lt;citation&gt;&lt;priority&gt;11&lt;/priority&gt;&lt;uuid&gt;7EB9A3FA-ADC9-47D8-A8EF-3DE31460F4B9&lt;/uuid&gt;&lt;publications&gt;&lt;publication&gt;&lt;subtype&gt;400&lt;/subtype&gt;&lt;title&gt;Norms make preferences social&lt;/title&gt;&lt;url&gt;http://www.ssrn.com/abstract=2267135&lt;/url&gt;&lt;volume&gt;14&lt;/volume&gt;&lt;publication_date&gt;99201600001200000000200000&lt;/publication_date&gt;&lt;uuid&gt;D49AEA12-1AA9-496D-9D4B-B52282F91926&lt;/uuid&gt;&lt;type&gt;400&lt;/type&gt;&lt;number&gt;3&lt;/number&gt;&lt;citekey&gt;Kimbrough:2016bw&lt;/citekey&gt;&lt;doi&gt;10.2139/ssrn.2267135&lt;/doi&gt;&lt;startpage&gt;608&lt;/startpage&gt;&lt;endpage&gt;638&lt;/endpage&gt;&lt;bundle&gt;&lt;publication&gt;&lt;title&gt;The Journal of the European Economic Association&lt;/title&gt;&lt;uuid&gt;7DB4D674-189A-4D36-A996-CA4416D6EDA0&lt;/uuid&gt;&lt;subtype&gt;-100&lt;/subtype&gt;&lt;publisher&gt;&lt;/publisher&gt;&lt;type&gt;-100&lt;/type&gt;&lt;/publication&gt;&lt;/bundle&gt;&lt;authors&gt;&lt;author&gt;&lt;lastName&gt;Kimbrough&lt;/lastName&gt;&lt;firstName&gt;Erik&lt;/firstName&gt;&lt;middleNames&gt;O&lt;/middleNames&gt;&lt;/author&gt;&lt;author&gt;&lt;lastName&gt;Vostroknutov&lt;/lastName&gt;&lt;firstName&gt;Alexander&lt;/firstName&gt;&lt;/author&gt;&lt;/authors&gt;&lt;/publication&gt;&lt;publication&gt;&lt;subtype&gt;400&lt;/subtype&gt;&lt;title&gt;Norms, Frames and Prosocial Behavior in Games&lt;/title&gt;&lt;url&gt;https://www.google.nl/&lt;/url&gt;&lt;publication_date&gt;99201412311200000000222000&lt;/publication_date&gt;&lt;uuid&gt;B0442F38-8918-4EE5-9D4D-E36F65A5DE74&lt;/uuid&gt;&lt;type&gt;400&lt;/type&gt;&lt;startpage&gt;1&lt;/startpage&gt;&lt;endpage&gt;30&lt;/endpage&gt;&lt;bundle&gt;&lt;publication&gt;&lt;title&gt;working paper&lt;/title&gt;&lt;uuid&gt;4266B08C-A295-4A2A-AC7D-C2F104E761E0&lt;/uuid&gt;&lt;subtype&gt;-100&lt;/subtype&gt;&lt;publisher&gt;&lt;/publisher&gt;&lt;type&gt;-100&lt;/type&gt;&lt;/publication&gt;&lt;/bundle&gt;&lt;authors&gt;&lt;author&gt;&lt;lastName&gt;Kimbrough&lt;/lastName&gt;&lt;firstName&gt;Erik&lt;/firstName&gt;&lt;middleNames&gt;O&lt;/middleNames&gt;&lt;/author&gt;&lt;author&gt;&lt;lastName&gt;Miller&lt;/lastName&gt;&lt;firstName&gt;Joshua&lt;/firstName&gt;&lt;/author&gt;&lt;author&gt;&lt;lastName&gt;Vostroknutov&lt;/lastName&gt;&lt;firstName&gt;Alexander&lt;/firstName&gt;&lt;/author&gt;&lt;/authors&gt;&lt;/publication&gt;&lt;publication&gt;&lt;subtype&gt;400&lt;/subtype&gt;&lt;publisher&gt;SAGE PublicationsSage CA: Los Angeles, CA&lt;/publisher&gt;&lt;title&gt;Rule following mitigates collaborative cheating and facilitates the spreading of honesty within groups&lt;/title&gt;&lt;url&gt;https://doi.org/10.1177/0146167220927195&lt;/url&gt;&lt;volume&gt;13&lt;/volume&gt;&lt;publication_date&gt;99202006171200000000222000&lt;/publication_date&gt;&lt;uuid&gt;9A2A007F-B295-4183-B8C9-1378FAB699EA&lt;/uuid&gt;&lt;type&gt;400&lt;/type&gt;&lt;number&gt;4&lt;/number&gt;&lt;citekey&gt;Gross:2020hk&lt;/citekey&gt;&lt;doi&gt;10.1177/0146167220927195&lt;/doi&gt;&lt;startpage&gt;1&lt;/startpage&gt;&lt;endpage&gt;15&lt;/endpage&gt;&lt;bundle&gt;&lt;publication&gt;&lt;title&gt;Personality and Social Psychology Bulletin&lt;/title&gt;&lt;uuid&gt;C9FC90CE-1F9A-4469-A67F-84FDD5E5B6A5&lt;/uuid&gt;&lt;subtype&gt;-100&lt;/subtype&gt;&lt;publisher&gt;SAGE PublicationsSage CA: Los Angeles, CA&lt;/publisher&gt;&lt;type&gt;-100&lt;/type&gt;&lt;/publication&gt;&lt;/bundle&gt;&lt;authors&gt;&lt;author&gt;&lt;lastName&gt;Gross&lt;/lastName&gt;&lt;firstName&gt;Jörg&lt;/firstName&gt;&lt;/author&gt;&lt;author&gt;&lt;lastName&gt;Dreu&lt;/lastName&gt;&lt;nonDroppingParticle&gt;De&lt;/nonDroppingParticle&gt;&lt;firstName&gt;Carsten&lt;/firstName&gt;&lt;middleNames&gt;K W&lt;/middleNames&gt;&lt;/author&gt;&lt;/authors&gt;&lt;/publication&gt;&lt;/publications&gt;&lt;cites&gt;&lt;/cites&gt;&lt;/citation&gt;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(Gross &amp; De Dreu, 2020; Kimbrough &amp; Vostroknutov, 2016; Kimbrough, Miller, &amp; Vostroknutov, 2014)</w:t>
      </w:r>
      <w:r>
        <w:rPr>
          <w:rFonts w:ascii="Times New Roman" w:hAnsi="Times New Roman" w:cs="Times New Roman"/>
        </w:rPr>
        <w:fldChar w:fldCharType="end"/>
      </w:r>
      <w:r>
        <w:rPr>
          <w:rFonts w:ascii="Times New Roman" w:hAnsi="Times New Roman" w:cs="Times New Roman"/>
        </w:rPr>
        <w:t xml:space="preserve">. Resonating with the idea that rules create a conflict between restricting behavior and maximizing own benefits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&lt;citation&gt;&lt;priority&gt;12&lt;/priority&gt;&lt;uuid&gt;9D184358-7928-431A-BD06-7A052743AEDC&lt;/uuid&gt;&lt;publications&gt;&lt;publication&gt;&lt;subtype&gt;400&lt;/subtype&gt;&lt;publisher&gt;Elsevier&lt;/publisher&gt;&lt;title&gt;Taking shortcuts: Cognitive conflict during motivated rule-breaking&lt;/title&gt;&lt;url&gt;https://doi.org/10.1016/j.joep.2018.06.005&lt;/url&gt;&lt;publication_date&gt;99201808101200000000222000&lt;/publication_date&gt;&lt;uuid&gt;A45E7C5B-654D-4B0D-B718-38CEBCDA65E0&lt;/uuid&gt;&lt;type&gt;400&lt;/type&gt;&lt;doi&gt;10.1016/j.joep.2018.06.005&lt;/doi&gt;&lt;startpage&gt;1&lt;/startpage&gt;&lt;endpage&gt;10&lt;/endpage&gt;&lt;bundle&gt;&lt;publication&gt;&lt;title&gt;Journal of Economic Psychology&lt;/title&gt;&lt;uuid&gt;86726C89-B5C8-4D62-9218-0AB1547F5697&lt;/uuid&gt;&lt;subtype&gt;-100&lt;/subtype&gt;&lt;publisher&gt;North-Holland&lt;/publisher&gt;&lt;type&gt;-100&lt;/type&gt;&lt;/publication&gt;&lt;/bundle&gt;&lt;authors&gt;&lt;author&gt;&lt;lastName&gt;Pfister&lt;/lastName&gt;&lt;firstName&gt;Roland&lt;/firstName&gt;&lt;/author&gt;&lt;author&gt;&lt;lastName&gt;Wirth&lt;/lastName&gt;&lt;firstName&gt;Robert&lt;/firstName&gt;&lt;/author&gt;&lt;author&gt;&lt;lastName&gt;Weller&lt;/lastName&gt;&lt;firstName&gt;Lisa&lt;/firstName&gt;&lt;/author&gt;&lt;author&gt;&lt;lastName&gt;Foerster&lt;/lastName&gt;&lt;firstName&gt;Anna&lt;/firstName&gt;&lt;/author&gt;&lt;author&gt;&lt;lastName&gt;Schwarz&lt;/lastName&gt;&lt;firstName&gt;Katharina&lt;/firstName&gt;&lt;middleNames&gt;A&lt;/middleNames&gt;&lt;/author&gt;&lt;/authors&gt;&lt;/publication&gt;&lt;publication&gt;&lt;subtype&gt;400&lt;/subtype&gt;&lt;publisher&gt;Elsevier B.V.&lt;/publisher&gt;&lt;title&gt;Burdens of non-conformity: Motor execution reveals cognitive conflict during deliberate rule violations&lt;/title&gt;&lt;url&gt;http://dx.doi.org/10.1016/j.cognition.2015.11.009&lt;/url&gt;&lt;volume&gt;147&lt;/volume&gt;&lt;publication_date&gt;99201602011200000000222000&lt;/publication_date&gt;&lt;uuid&gt;10BCBCAD-48DF-4D7B-B288-414C342DDBF2&lt;/uuid&gt;&lt;type&gt;400&lt;/type&gt;&lt;doi&gt;10.1016/j.cognition.2015.11.009&lt;/doi&gt;&lt;startpage&gt;93&lt;/startpage&gt;&lt;endpage&gt;99&lt;/endpage&gt;&lt;bundle&gt;&lt;publication&gt;&lt;title&gt;Cognition&lt;/title&gt;&lt;uuid&gt;53859A7A-532E-408D-96D8-7DE458A6E82F&lt;/uuid&gt;&lt;subtype&gt;-100&lt;/subtype&gt;&lt;publisher&gt;Elsevier B.V.&lt;/publisher&gt;&lt;type&gt;-100&lt;/type&gt;&lt;/publication&gt;&lt;/bundle&gt;&lt;authors&gt;&lt;author&gt;&lt;lastName&gt;Pfister&lt;/lastName&gt;&lt;firstName&gt;Roland&lt;/firstName&gt;&lt;/author&gt;&lt;author&gt;&lt;lastName&gt;Wirth&lt;/lastName&gt;&lt;firstName&gt;Robert&lt;/firstName&gt;&lt;/author&gt;&lt;author&gt;&lt;lastName&gt;Schwarz&lt;/lastName&gt;&lt;firstName&gt;Katharina&lt;/firstName&gt;&lt;middleNames&gt;A&lt;/middleNames&gt;&lt;/author&gt;&lt;author&gt;&lt;lastName&gt;Steinhauser&lt;/lastName&gt;&lt;firstName&gt;Marco&lt;/firstName&gt;&lt;/author&gt;&lt;author&gt;&lt;lastName&gt;Kunde&lt;/lastName&gt;&lt;firstName&gt;Wilfried&lt;/firstName&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(Pfister, Wirth, Schwarz, Steinhauser, &amp; Kunde, 2016; Pfister, Wirth, Weller, Foerster, &amp; Schwarz, 2018)</w:t>
      </w:r>
      <w:r>
        <w:rPr>
          <w:rFonts w:ascii="Times New Roman" w:hAnsi="Times New Roman" w:cs="Times New Roman"/>
        </w:rPr>
        <w:fldChar w:fldCharType="end"/>
      </w:r>
      <w:r>
        <w:rPr>
          <w:rFonts w:ascii="Times New Roman" w:hAnsi="Times New Roman" w:cs="Times New Roman"/>
        </w:rPr>
        <w:t>, a</w:t>
      </w:r>
      <w:r w:rsidRPr="00CE107D">
        <w:rPr>
          <w:rFonts w:ascii="Times New Roman" w:hAnsi="Times New Roman" w:cs="Times New Roman"/>
        </w:rPr>
        <w:t xml:space="preserve"> recent brain stimulation study also </w:t>
      </w:r>
      <w:r>
        <w:rPr>
          <w:rFonts w:ascii="Times New Roman" w:hAnsi="Times New Roman" w:cs="Times New Roman"/>
        </w:rPr>
        <w:t>showed</w:t>
      </w:r>
      <w:r w:rsidRPr="00CE107D">
        <w:rPr>
          <w:rFonts w:ascii="Times New Roman" w:hAnsi="Times New Roman" w:cs="Times New Roman"/>
        </w:rPr>
        <w:t xml:space="preserve"> that rule following is causally linked to the right lateral prefrontal cortex, a brain region that has been associated with value-based cost-benefit decisions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&lt;citation&gt;&lt;priority&gt;13&lt;/priority&gt;&lt;uuid&gt;2EB4A55F-9917-400C-B494-A099A6D19ED0&lt;/uuid&gt;&lt;publications&gt;&lt;publication&gt;&lt;subtype&gt;400&lt;/subtype&gt;&lt;title&gt;Manipulation of pro-sociality and rule-following with non-invasive brain stimulation&lt;/title&gt;&lt;url&gt;http://www.nature.com/articles/s41598-018-19997-5&lt;/url&gt;&lt;volume&gt;8&lt;/volume&gt;&lt;publication_date&gt;99201800001200000000200000&lt;/publication_date&gt;&lt;uuid&gt;840294E9-C4CE-4BD7-B527-877D16BBE32F&lt;/uuid&gt;&lt;type&gt;400&lt;/type&gt;&lt;number&gt;1&lt;/number&gt;&lt;citekey&gt;Gross:2018js&lt;/citekey&gt;&lt;doi&gt;10.1038/s41598-018-19997-5&lt;/doi&gt;&lt;startpage&gt;1&lt;/startpage&gt;&lt;endpage&gt;10&lt;/endpage&gt;&lt;bundle&gt;&lt;publication&gt;&lt;title&gt;scientific reports&lt;/title&gt;&lt;uuid&gt;71023771-5816-4C9F-9F33-03BFD8FC4F7E&lt;/uuid&gt;&lt;subtype&gt;-100&lt;/subtype&gt;&lt;publisher&gt;Nature Publishing Group&lt;/publisher&gt;&lt;type&gt;-100&lt;/type&gt;&lt;/publication&gt;&lt;/bundle&gt;&lt;authors&gt;&lt;author&gt;&lt;lastName&gt;Gross&lt;/lastName&gt;&lt;firstName&gt;Jörg&lt;/firstName&gt;&lt;/author&gt;&lt;author&gt;&lt;lastName&gt;Emmerling&lt;/lastName&gt;&lt;firstName&gt;Franziska&lt;/firstName&gt;&lt;/author&gt;&lt;author&gt;&lt;lastName&gt;Vostroknutov&lt;/lastName&gt;&lt;firstName&gt;Alexander&lt;/firstName&gt;&lt;/author&gt;&lt;author&gt;&lt;lastName&gt;Sack&lt;/lastName&gt;&lt;firstName&gt;Alexander&lt;/firstName&gt;&lt;middleNames&gt;T&lt;/middleNames&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(Gross, Emmerling, Vostroknutov, &amp; Sack, 2018a)</w:t>
      </w:r>
      <w:r>
        <w:rPr>
          <w:rFonts w:ascii="Times New Roman" w:hAnsi="Times New Roman" w:cs="Times New Roman"/>
        </w:rPr>
        <w:fldChar w:fldCharType="end"/>
      </w:r>
      <w:r>
        <w:rPr>
          <w:rFonts w:ascii="Times New Roman" w:hAnsi="Times New Roman" w:cs="Times New Roman"/>
        </w:rPr>
        <w:t xml:space="preserve">.  </w:t>
      </w:r>
    </w:p>
    <w:p w14:paraId="2440CFC5" w14:textId="77777777" w:rsidR="00CC5BF7" w:rsidRDefault="00CC5BF7" w:rsidP="00CC5BF7">
      <w:pPr>
        <w:spacing w:after="120"/>
        <w:rPr>
          <w:rFonts w:ascii="Times New Roman" w:hAnsi="Times New Roman" w:cs="Times New Roman"/>
        </w:rPr>
      </w:pPr>
      <w:r>
        <w:rPr>
          <w:rFonts w:ascii="Times New Roman" w:hAnsi="Times New Roman" w:cs="Times New Roman"/>
        </w:rPr>
        <w:t xml:space="preserve">In </w:t>
      </w:r>
      <w:ins w:id="49" w:author="Jim Everett" w:date="2020-10-02T12:00:00Z">
        <w:r w:rsidR="00A73D7C">
          <w:rPr>
            <w:rFonts w:ascii="Times New Roman" w:hAnsi="Times New Roman" w:cs="Times New Roman"/>
          </w:rPr>
          <w:t>S</w:t>
        </w:r>
      </w:ins>
      <w:del w:id="50" w:author="Jim Everett" w:date="2020-10-02T12:00:00Z">
        <w:r w:rsidDel="00A73D7C">
          <w:rPr>
            <w:rFonts w:ascii="Times New Roman" w:hAnsi="Times New Roman" w:cs="Times New Roman"/>
          </w:rPr>
          <w:delText>s</w:delText>
        </w:r>
      </w:del>
      <w:r>
        <w:rPr>
          <w:rFonts w:ascii="Times New Roman" w:hAnsi="Times New Roman" w:cs="Times New Roman"/>
        </w:rPr>
        <w:t xml:space="preserve">tage 2, all participants including the partner selector were informed about how many balls each potential partner allocated according to the rule. Then, the partner selector selected interaction partners for </w:t>
      </w:r>
      <w:ins w:id="51" w:author="Jim Everett" w:date="2020-10-02T12:00:00Z">
        <w:r w:rsidR="00A73D7C">
          <w:rPr>
            <w:rFonts w:ascii="Times New Roman" w:hAnsi="Times New Roman" w:cs="Times New Roman"/>
          </w:rPr>
          <w:t>S</w:t>
        </w:r>
      </w:ins>
      <w:del w:id="52" w:author="Jim Everett" w:date="2020-10-02T12:00:00Z">
        <w:r w:rsidDel="00A73D7C">
          <w:rPr>
            <w:rFonts w:ascii="Times New Roman" w:hAnsi="Times New Roman" w:cs="Times New Roman"/>
          </w:rPr>
          <w:delText>s</w:delText>
        </w:r>
      </w:del>
      <w:r>
        <w:rPr>
          <w:rFonts w:ascii="Times New Roman" w:hAnsi="Times New Roman" w:cs="Times New Roman"/>
        </w:rPr>
        <w:t>tage 3 (Figure 1b). The partner selector had to select at least one</w:t>
      </w:r>
      <w:ins w:id="53" w:author="Jim Everett" w:date="2020-10-02T12:01:00Z">
        <w:r w:rsidR="00C6340B">
          <w:rPr>
            <w:rFonts w:ascii="Times New Roman" w:hAnsi="Times New Roman" w:cs="Times New Roman"/>
          </w:rPr>
          <w:t xml:space="preserve"> partner to interact with,</w:t>
        </w:r>
      </w:ins>
      <w:r>
        <w:rPr>
          <w:rFonts w:ascii="Times New Roman" w:hAnsi="Times New Roman" w:cs="Times New Roman"/>
        </w:rPr>
        <w:t xml:space="preserve"> but could </w:t>
      </w:r>
      <w:ins w:id="54" w:author="Jim Everett" w:date="2020-10-02T12:01:00Z">
        <w:r w:rsidR="00C6340B">
          <w:rPr>
            <w:rFonts w:ascii="Times New Roman" w:hAnsi="Times New Roman" w:cs="Times New Roman"/>
          </w:rPr>
          <w:t xml:space="preserve">also </w:t>
        </w:r>
      </w:ins>
      <w:r>
        <w:rPr>
          <w:rFonts w:ascii="Times New Roman" w:hAnsi="Times New Roman" w:cs="Times New Roman"/>
        </w:rPr>
        <w:t>select up to three</w:t>
      </w:r>
      <w:ins w:id="55" w:author="Jim Everett" w:date="2020-10-02T12:01:00Z">
        <w:r w:rsidR="00C6340B">
          <w:rPr>
            <w:rFonts w:ascii="Times New Roman" w:hAnsi="Times New Roman" w:cs="Times New Roman"/>
          </w:rPr>
          <w:t xml:space="preserve"> interaction</w:t>
        </w:r>
      </w:ins>
      <w:r>
        <w:rPr>
          <w:rFonts w:ascii="Times New Roman" w:hAnsi="Times New Roman" w:cs="Times New Roman"/>
        </w:rPr>
        <w:t xml:space="preserve"> partners </w:t>
      </w:r>
      <w:del w:id="56" w:author="Jim Everett" w:date="2020-10-02T12:01:00Z">
        <w:r w:rsidDel="00C6340B">
          <w:rPr>
            <w:rFonts w:ascii="Times New Roman" w:hAnsi="Times New Roman" w:cs="Times New Roman"/>
          </w:rPr>
          <w:delText>to interact with</w:delText>
        </w:r>
      </w:del>
      <w:r>
        <w:rPr>
          <w:rFonts w:ascii="Times New Roman" w:hAnsi="Times New Roman" w:cs="Times New Roman"/>
        </w:rPr>
        <w:t>. Selecting partners was costly</w:t>
      </w:r>
      <w:ins w:id="57" w:author="Jim Everett" w:date="2020-10-02T12:07:00Z">
        <w:r w:rsidR="00FC5185">
          <w:rPr>
            <w:rFonts w:ascii="Times New Roman" w:hAnsi="Times New Roman" w:cs="Times New Roman"/>
          </w:rPr>
          <w:t xml:space="preserve"> </w:t>
        </w:r>
        <w:commentRangeStart w:id="58"/>
        <w:r w:rsidR="00FC5185">
          <w:rPr>
            <w:rFonts w:ascii="Times New Roman" w:hAnsi="Times New Roman" w:cs="Times New Roman"/>
          </w:rPr>
          <w:t>(like in everyday life)</w:t>
        </w:r>
      </w:ins>
      <w:del w:id="59" w:author="Jim Everett" w:date="2020-10-02T12:01:00Z">
        <w:r w:rsidDel="00C6340B">
          <w:rPr>
            <w:rFonts w:ascii="Times New Roman" w:hAnsi="Times New Roman" w:cs="Times New Roman"/>
          </w:rPr>
          <w:delText>. Specifically,</w:delText>
        </w:r>
      </w:del>
      <w:ins w:id="60" w:author="Jim Everett" w:date="2020-10-02T12:01:00Z">
        <w:r w:rsidR="00C6340B">
          <w:rPr>
            <w:rFonts w:ascii="Times New Roman" w:hAnsi="Times New Roman" w:cs="Times New Roman"/>
          </w:rPr>
          <w:t xml:space="preserve"> </w:t>
        </w:r>
      </w:ins>
      <w:commentRangeEnd w:id="58"/>
      <w:r w:rsidR="006816E4">
        <w:rPr>
          <w:rStyle w:val="CommentReference"/>
        </w:rPr>
        <w:commentReference w:id="58"/>
      </w:r>
      <w:ins w:id="61" w:author="Jim Everett" w:date="2020-10-02T12:01:00Z">
        <w:r w:rsidR="00C6340B">
          <w:rPr>
            <w:rFonts w:ascii="Times New Roman" w:hAnsi="Times New Roman" w:cs="Times New Roman"/>
          </w:rPr>
          <w:t>whereby</w:t>
        </w:r>
      </w:ins>
      <w:r>
        <w:rPr>
          <w:rFonts w:ascii="Times New Roman" w:hAnsi="Times New Roman" w:cs="Times New Roman"/>
        </w:rPr>
        <w:t xml:space="preserve"> the partner selector received an endowment of </w:t>
      </w:r>
      <w:r w:rsidRPr="00365730">
        <w:rPr>
          <w:rFonts w:ascii="Times New Roman" w:hAnsi="Times New Roman" w:cs="Times New Roman"/>
        </w:rPr>
        <w:t>450 points</w:t>
      </w:r>
      <w:r>
        <w:rPr>
          <w:rFonts w:ascii="Times New Roman" w:hAnsi="Times New Roman" w:cs="Times New Roman"/>
        </w:rPr>
        <w:t xml:space="preserve"> </w:t>
      </w:r>
      <w:r>
        <w:rPr>
          <w:rFonts w:ascii="Times New Roman" w:hAnsi="Times New Roman" w:cs="Times New Roman"/>
        </w:rPr>
        <w:lastRenderedPageBreak/>
        <w:t>in each round and had to pay 150 points for each selected partner, keeping the rest of the points for herself.</w:t>
      </w:r>
      <w:ins w:id="62" w:author="Jim Everett" w:date="2020-10-02T12:01:00Z">
        <w:r w:rsidR="00C6340B">
          <w:rPr>
            <w:rFonts w:ascii="Times New Roman" w:hAnsi="Times New Roman" w:cs="Times New Roman"/>
          </w:rPr>
          <w:t xml:space="preserve"> </w:t>
        </w:r>
      </w:ins>
    </w:p>
    <w:p w14:paraId="656F8DE8" w14:textId="77777777" w:rsidR="00CC5BF7" w:rsidRDefault="00CC5BF7" w:rsidP="00CC5BF7">
      <w:pPr>
        <w:spacing w:after="120"/>
        <w:rPr>
          <w:rFonts w:ascii="Times New Roman" w:hAnsi="Times New Roman" w:cs="Times New Roman"/>
        </w:rPr>
      </w:pPr>
      <w:r>
        <w:rPr>
          <w:rFonts w:ascii="Times New Roman" w:hAnsi="Times New Roman" w:cs="Times New Roman"/>
        </w:rPr>
        <w:t xml:space="preserve">Each selected partner moved to </w:t>
      </w:r>
      <w:ins w:id="63" w:author="Jim Everett" w:date="2020-10-02T12:02:00Z">
        <w:r w:rsidR="00C6340B">
          <w:rPr>
            <w:rFonts w:ascii="Times New Roman" w:hAnsi="Times New Roman" w:cs="Times New Roman"/>
          </w:rPr>
          <w:t>S</w:t>
        </w:r>
      </w:ins>
      <w:del w:id="64" w:author="Jim Everett" w:date="2020-10-02T12:02:00Z">
        <w:r w:rsidDel="00C6340B">
          <w:rPr>
            <w:rFonts w:ascii="Times New Roman" w:hAnsi="Times New Roman" w:cs="Times New Roman"/>
          </w:rPr>
          <w:delText>s</w:delText>
        </w:r>
      </w:del>
      <w:r>
        <w:rPr>
          <w:rFonts w:ascii="Times New Roman" w:hAnsi="Times New Roman" w:cs="Times New Roman"/>
        </w:rPr>
        <w:t>tage 3. What happened in this stage differed depending on the condition of the experiment (Figure 1c). In the ‘sharing’ condition, selected partners engaged in a simple social exchange task: the dictator game</w:t>
      </w:r>
      <w:ins w:id="65" w:author="Jim Everett" w:date="2020-10-02T12:03:00Z">
        <w:r w:rsidR="00C6340B">
          <w:rPr>
            <w:rFonts w:ascii="Times New Roman" w:hAnsi="Times New Roman" w:cs="Times New Roman"/>
          </w:rPr>
          <w:t xml:space="preserve"> (Kahneman et al. 1986; Forsythe et al. </w:t>
        </w:r>
        <w:commentRangeStart w:id="66"/>
        <w:r w:rsidR="00C6340B">
          <w:rPr>
            <w:rFonts w:ascii="Times New Roman" w:hAnsi="Times New Roman" w:cs="Times New Roman"/>
          </w:rPr>
          <w:t>1994</w:t>
        </w:r>
        <w:commentRangeEnd w:id="66"/>
        <w:r w:rsidR="00C6340B">
          <w:rPr>
            <w:rStyle w:val="CommentReference"/>
          </w:rPr>
          <w:commentReference w:id="66"/>
        </w:r>
        <w:r w:rsidR="00C6340B">
          <w:rPr>
            <w:rFonts w:ascii="Times New Roman" w:hAnsi="Times New Roman" w:cs="Times New Roman"/>
          </w:rPr>
          <w:t>)</w:t>
        </w:r>
      </w:ins>
      <w:r>
        <w:rPr>
          <w:rFonts w:ascii="Times New Roman" w:hAnsi="Times New Roman" w:cs="Times New Roman"/>
        </w:rPr>
        <w:t xml:space="preserve">. Each selected partner received 500 points and had to choose how to split these 500 points between herself and the partner selector. She could choose between keeping the 500 points to herself or give between 50 and 250 points (in steps of 50) to the selector. Hence, each selected partner had six options on how to allocate these points, ranging from keeping everything (selfish option) to splitting the points equally (most pro-social option). After each selected partner made their decision, the partner selector was informed about the outcome and the group moved to the next round. Given the cost of entering a social exchange for partner selectors, chosen partners had to give at least 200 points to the partner selector. The difficulty for partner selectors was hence to select those potential partners that would be willing to share at least 40% of their points with them to prevent a net loss. </w:t>
      </w:r>
    </w:p>
    <w:p w14:paraId="03A3F937" w14:textId="69C4BD2C" w:rsidR="00CC5BF7" w:rsidRDefault="00CC5BF7" w:rsidP="00CC5BF7">
      <w:pPr>
        <w:spacing w:after="120"/>
        <w:rPr>
          <w:rFonts w:ascii="Times New Roman" w:hAnsi="Times New Roman" w:cs="Times New Roman"/>
        </w:rPr>
      </w:pPr>
      <w:r>
        <w:rPr>
          <w:rFonts w:ascii="Times New Roman" w:hAnsi="Times New Roman" w:cs="Times New Roman"/>
        </w:rPr>
        <w:t xml:space="preserve">In the ‘cheating’ condition, selected partners engaged in a simple cheating task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&lt;citation&gt;&lt;priority&gt;14&lt;/priority&gt;&lt;uuid&gt;F9019BCB-A332-48C7-A8CE-D9FA2C49643C&lt;/uuid&gt;&lt;publications&gt;&lt;publication&gt;&lt;subtype&gt;400&lt;/subtype&gt;&lt;publisher&gt;Oxford University Press&lt;/publisher&gt;&lt;title&gt;Lies in disguise – An experimental study on cheating&lt;/title&gt;&lt;url&gt;https://academic-oup-com.ezproxy.leidenuniv.nl:2443/jeea/article/11/3/525/2300098&lt;/url&gt;&lt;volume&gt;11&lt;/volume&gt;&lt;publication_date&gt;99201306011200000000222000&lt;/publication_date&gt;&lt;uuid&gt;B8CD6AB7-1934-4C9F-A5E0-66691F6F01F4&lt;/uuid&gt;&lt;type&gt;400&lt;/type&gt;&lt;number&gt;3&lt;/number&gt;&lt;citekey&gt;Fischbacher:2013gf&lt;/citekey&gt;&lt;doi&gt;10.1111/jeea.12014&lt;/doi&gt;&lt;startpage&gt;525&lt;/startpage&gt;&lt;endpage&gt;547&lt;/endpage&gt;&lt;bundle&gt;&lt;publication&gt;&lt;title&gt;The Journal of the European Economic Association&lt;/title&gt;&lt;uuid&gt;7DB4D674-189A-4D36-A996-CA4416D6EDA0&lt;/uuid&gt;&lt;subtype&gt;-100&lt;/subtype&gt;&lt;publisher&gt;&lt;/publisher&gt;&lt;type&gt;-100&lt;/type&gt;&lt;/publication&gt;&lt;/bundle&gt;&lt;authors&gt;&lt;author&gt;&lt;lastName&gt;Fischbacher&lt;/lastName&gt;&lt;firstName&gt;Urs&lt;/firstName&gt;&lt;/author&gt;&lt;author&gt;&lt;lastName&gt;Föllmi-Heusi&lt;/lastName&gt;&lt;firstName&gt;Franziska&lt;/firstName&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(Fischbacher &amp; Föllmi-Heusi, 2013)</w:t>
      </w:r>
      <w:r>
        <w:rPr>
          <w:rFonts w:ascii="Times New Roman" w:hAnsi="Times New Roman" w:cs="Times New Roman"/>
        </w:rPr>
        <w:fldChar w:fldCharType="end"/>
      </w:r>
      <w:r>
        <w:rPr>
          <w:rFonts w:ascii="Times New Roman" w:hAnsi="Times New Roman" w:cs="Times New Roman"/>
        </w:rPr>
        <w:t>. Each selected partner had to throw a six-sided die and was instructed to report the outcome to the computer. The number they reported had consequences for their payoff as well as the payoff of the partner selector. Specifically, they both received 0 points for reporting to have thrown a ‘one’, 50 points for a ‘two’, 100 points for a ‘three’, up to 250 points each for reporting to have thrown a ‘six’. Analogous to the ‘sharing’ condition, the partner selector had to choose partners that at least reported a ‘five’ to break even with the cost of selecting a partner. High numbers can be guaranteed if partners are willing to misreport their die-</w:t>
      </w:r>
      <w:r>
        <w:rPr>
          <w:rFonts w:ascii="Times New Roman" w:hAnsi="Times New Roman" w:cs="Times New Roman"/>
        </w:rPr>
        <w:lastRenderedPageBreak/>
        <w:t xml:space="preserve">roll outcome and cheat (i.e. violating the norm of honesty). Whereas partner selectors had to select pro-social partners in the sharing condition, they profited most from selecting partners that were consistently willing to lie in the cheating condition. </w:t>
      </w:r>
      <w:ins w:id="67" w:author="Jim Everett" w:date="2020-10-02T12:08:00Z">
        <w:r w:rsidR="00FC5185">
          <w:rPr>
            <w:rFonts w:ascii="Times New Roman" w:hAnsi="Times New Roman" w:cs="Times New Roman"/>
          </w:rPr>
          <w:t>We chose a d</w:t>
        </w:r>
      </w:ins>
      <w:del w:id="68" w:author="Jim Everett" w:date="2020-10-02T12:08:00Z">
        <w:r w:rsidDel="00FC5185">
          <w:rPr>
            <w:rFonts w:ascii="Times New Roman" w:hAnsi="Times New Roman" w:cs="Times New Roman"/>
          </w:rPr>
          <w:delText>D</w:delText>
        </w:r>
      </w:del>
      <w:r>
        <w:rPr>
          <w:rFonts w:ascii="Times New Roman" w:hAnsi="Times New Roman" w:cs="Times New Roman"/>
        </w:rPr>
        <w:t xml:space="preserve">ie-rolling tasks </w:t>
      </w:r>
      <w:del w:id="69" w:author="Jim Everett" w:date="2020-10-02T12:08:00Z">
        <w:r w:rsidDel="00FC5185">
          <w:rPr>
            <w:rFonts w:ascii="Times New Roman" w:hAnsi="Times New Roman" w:cs="Times New Roman"/>
          </w:rPr>
          <w:delText xml:space="preserve">are </w:delText>
        </w:r>
      </w:del>
      <w:ins w:id="70" w:author="Jim Everett" w:date="2020-10-02T12:08:00Z">
        <w:r w:rsidR="00FC5185">
          <w:rPr>
            <w:rFonts w:ascii="Times New Roman" w:hAnsi="Times New Roman" w:cs="Times New Roman"/>
          </w:rPr>
          <w:t xml:space="preserve">as a frequently-used method to </w:t>
        </w:r>
      </w:ins>
      <w:del w:id="71" w:author="Jim Everett" w:date="2020-10-02T12:08:00Z">
        <w:r w:rsidDel="00FC5185">
          <w:rPr>
            <w:rFonts w:ascii="Times New Roman" w:hAnsi="Times New Roman" w:cs="Times New Roman"/>
          </w:rPr>
          <w:delText>frequently used to</w:delText>
        </w:r>
      </w:del>
      <w:r>
        <w:rPr>
          <w:rFonts w:ascii="Times New Roman" w:hAnsi="Times New Roman" w:cs="Times New Roman"/>
        </w:rPr>
        <w:t xml:space="preserve"> investigate cheating behavior</w:t>
      </w:r>
      <w:ins w:id="72" w:author="Jim Everett" w:date="2020-10-02T12:08:00Z">
        <w:r w:rsidR="00FC5185">
          <w:rPr>
            <w:rFonts w:ascii="Times New Roman" w:hAnsi="Times New Roman" w:cs="Times New Roman"/>
          </w:rPr>
          <w:t xml:space="preserve">, where </w:t>
        </w:r>
      </w:ins>
      <w:del w:id="73" w:author="Jim Everett" w:date="2020-10-02T12:08:00Z">
        <w:r w:rsidDel="00FC5185">
          <w:rPr>
            <w:rFonts w:ascii="Times New Roman" w:hAnsi="Times New Roman" w:cs="Times New Roman"/>
          </w:rPr>
          <w:delText xml:space="preserve">. </w:delText>
        </w:r>
      </w:del>
      <w:ins w:id="74" w:author="Jim Everett" w:date="2020-10-02T12:08:00Z">
        <w:r w:rsidR="00FC5185">
          <w:rPr>
            <w:rFonts w:ascii="Times New Roman" w:hAnsi="Times New Roman" w:cs="Times New Roman"/>
          </w:rPr>
          <w:t>l</w:t>
        </w:r>
      </w:ins>
      <w:del w:id="75" w:author="Jim Everett" w:date="2020-10-02T12:08:00Z">
        <w:r w:rsidRPr="00EF6FBC" w:rsidDel="00FC5185">
          <w:rPr>
            <w:rFonts w:ascii="Times New Roman" w:hAnsi="Times New Roman" w:cs="Times New Roman"/>
          </w:rPr>
          <w:delText>L</w:delText>
        </w:r>
      </w:del>
      <w:r w:rsidRPr="00EF6FBC">
        <w:rPr>
          <w:rFonts w:ascii="Times New Roman" w:hAnsi="Times New Roman" w:cs="Times New Roman"/>
        </w:rPr>
        <w:t xml:space="preserve">ying can be detected from significant deviations from the probability of each number being thrown (i.e., 16.7%). Earlier work </w:t>
      </w:r>
      <w:r>
        <w:rPr>
          <w:rFonts w:ascii="Times New Roman" w:hAnsi="Times New Roman" w:cs="Times New Roman"/>
        </w:rPr>
        <w:t>showed that</w:t>
      </w:r>
      <w:r w:rsidRPr="00EF6FBC">
        <w:rPr>
          <w:rFonts w:ascii="Times New Roman" w:hAnsi="Times New Roman" w:cs="Times New Roman"/>
        </w:rPr>
        <w:t xml:space="preserve"> </w:t>
      </w:r>
      <w:r>
        <w:rPr>
          <w:rFonts w:ascii="Times New Roman" w:hAnsi="Times New Roman" w:cs="Times New Roman"/>
        </w:rPr>
        <w:t>l</w:t>
      </w:r>
      <w:r w:rsidRPr="00EF6FBC">
        <w:rPr>
          <w:rFonts w:ascii="Times New Roman" w:hAnsi="Times New Roman" w:cs="Times New Roman"/>
        </w:rPr>
        <w:t xml:space="preserve">ying </w:t>
      </w:r>
      <w:r>
        <w:rPr>
          <w:rFonts w:ascii="Times New Roman" w:hAnsi="Times New Roman" w:cs="Times New Roman"/>
        </w:rPr>
        <w:t xml:space="preserve">in die roll tasks </w:t>
      </w:r>
      <w:del w:id="76" w:author="Sebastian Simon" w:date="2020-10-18T23:17:00Z">
        <w:r w:rsidDel="00FB1C5F">
          <w:rPr>
            <w:rFonts w:ascii="Times New Roman" w:hAnsi="Times New Roman" w:cs="Times New Roman"/>
          </w:rPr>
          <w:delText>is</w:delText>
        </w:r>
        <w:r w:rsidRPr="00EF6FBC" w:rsidDel="00FB1C5F">
          <w:rPr>
            <w:rFonts w:ascii="Times New Roman" w:hAnsi="Times New Roman" w:cs="Times New Roman"/>
          </w:rPr>
          <w:delText xml:space="preserve"> </w:delText>
        </w:r>
      </w:del>
      <w:r w:rsidRPr="00EF6FBC">
        <w:rPr>
          <w:rFonts w:ascii="Times New Roman" w:hAnsi="Times New Roman" w:cs="Times New Roman"/>
        </w:rPr>
        <w:t>correlate</w:t>
      </w:r>
      <w:r>
        <w:rPr>
          <w:rFonts w:ascii="Times New Roman" w:hAnsi="Times New Roman" w:cs="Times New Roman"/>
        </w:rPr>
        <w:t>s</w:t>
      </w:r>
      <w:r w:rsidRPr="00EF6FBC">
        <w:rPr>
          <w:rFonts w:ascii="Times New Roman" w:hAnsi="Times New Roman" w:cs="Times New Roman"/>
        </w:rPr>
        <w:t xml:space="preserve"> with unethical behaviors</w:t>
      </w:r>
      <w:r>
        <w:rPr>
          <w:rFonts w:ascii="Times New Roman" w:hAnsi="Times New Roman" w:cs="Times New Roman"/>
        </w:rPr>
        <w:t xml:space="preserve"> in other domains,</w:t>
      </w:r>
      <w:r w:rsidRPr="00EF6FBC">
        <w:rPr>
          <w:rFonts w:ascii="Times New Roman" w:hAnsi="Times New Roman" w:cs="Times New Roman"/>
        </w:rPr>
        <w:t xml:space="preserve"> such as not paying for public transport</w:t>
      </w:r>
      <w:r>
        <w:rPr>
          <w:rFonts w:ascii="Times New Roman" w:hAnsi="Times New Roman" w:cs="Times New Roman"/>
        </w:rPr>
        <w:t xml:space="preserve">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&lt;citation&gt;&lt;priority&gt;15&lt;/priority&gt;&lt;uuid&gt;EE6C14FE-39F4-40B5-A4E6-086AB79CF3F6&lt;/uuid&gt;&lt;publications&gt;&lt;publication&gt;&lt;subtype&gt;400&lt;/subtype&gt;&lt;publisher&gt; INFORMS&lt;/publisher&gt;&lt;title&gt;Cheating in the lab predicts fraud in the field: An experiment in public transportation&lt;/title&gt;&lt;url&gt;http://pubsonline.informs.org/doi/10.1287/mnsc.2016.2616&lt;/url&gt;&lt;volume&gt;64&lt;/volume&gt;&lt;publication_date&gt;99201701101200000000222000&lt;/publication_date&gt;&lt;uuid&gt;B374220C-E123-4597-9094-A92962887714&lt;/uuid&gt;&lt;type&gt;400&lt;/type&gt;&lt;number&gt;3&lt;/number&gt;&lt;citekey&gt;Dai:2017ig&lt;/citekey&gt;&lt;doi&gt;10.1287/mnsc.2016.2616&lt;/doi&gt;&lt;startpage&gt;1081&lt;/startpage&gt;&lt;endpage&gt;1100&lt;/endpage&gt;&lt;bundle&gt;&lt;publication&gt;&lt;title&gt;Management Science&lt;/title&gt;&lt;uuid&gt;2EA7DEC2-5F2B-494E-A650-F62BE7F19123&lt;/uuid&gt;&lt;subtype&gt;-100&lt;/subtype&gt;&lt;publisher&gt;INFORMS&lt;/publisher&gt;&lt;type&gt;-100&lt;/type&gt;&lt;/publication&gt;&lt;/bundle&gt;&lt;authors&gt;&lt;author&gt;&lt;lastName&gt;Dai&lt;/lastName&gt;&lt;firstName&gt;Zhixin&lt;/firstName&gt;&lt;/author&gt;&lt;author&gt;&lt;lastName&gt;Galeotti&lt;/lastName&gt;&lt;firstName&gt;Fabio&lt;/firstName&gt;&lt;/author&gt;&lt;author&gt;&lt;lastName&gt;Villeval&lt;/lastName&gt;&lt;firstName&gt;Marie&lt;/firstName&gt;&lt;middleNames&gt;Claire&lt;/middleNames&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(Dai, Galeotti, &amp; Villeval, 2017)</w:t>
      </w:r>
      <w:r>
        <w:rPr>
          <w:rFonts w:ascii="Times New Roman" w:hAnsi="Times New Roman" w:cs="Times New Roman"/>
        </w:rPr>
        <w:fldChar w:fldCharType="end"/>
      </w:r>
      <w:r w:rsidRPr="00EF6FBC">
        <w:rPr>
          <w:rFonts w:ascii="Times New Roman" w:hAnsi="Times New Roman" w:cs="Times New Roman"/>
        </w:rPr>
        <w:t>, being absent from work without a reason</w:t>
      </w:r>
      <w:r>
        <w:rPr>
          <w:rFonts w:ascii="Times New Roman" w:hAnsi="Times New Roman" w:cs="Times New Roman"/>
        </w:rPr>
        <w:t xml:space="preserve">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&lt;citation&gt;&lt;priority&gt;16&lt;/priority&gt;&lt;uuid&gt;CB376DBB-2215-4247-8E95-A840B33E8473&lt;/uuid&gt;&lt;publications&gt;&lt;publication&gt;&lt;subtype&gt;400&lt;/subtype&gt;&lt;title&gt;Dishonesty and selection into Public Service: Evidence from India&lt;/title&gt;&lt;url&gt;http://pubs.aeaweb.org/doi/10.1257/pol.20150029&lt;/url&gt;&lt;volume&gt;9&lt;/volume&gt;&lt;publication_date&gt;99201708011200000000222000&lt;/publication_date&gt;&lt;uuid&gt;E456E74B-D3E9-4C94-9A79-7610F2FE8B3E&lt;/uuid&gt;&lt;type&gt;400&lt;/type&gt;&lt;number&gt;3&lt;/number&gt;&lt;doi&gt;10.1257/pol.20150029&lt;/doi&gt;&lt;startpage&gt;262&lt;/startpage&gt;&lt;endpage&gt;90&lt;/endpage&gt;&lt;bundle&gt;&lt;publication&gt;&lt;title&gt;American Economic Journal: Economic Policy&lt;/title&gt;&lt;uuid&gt;1A10051F-08C6-4EDF-8C58-7CEB1C2A5B80&lt;/uuid&gt;&lt;subtype&gt;-100&lt;/subtype&gt;&lt;type&gt;-100&lt;/type&gt;&lt;/publication&gt;&lt;/bundle&gt;&lt;authors&gt;&lt;author&gt;&lt;lastName&gt;Hanna&lt;/lastName&gt;&lt;firstName&gt;Rema&lt;/firstName&gt;&lt;/author&gt;&lt;author&gt;&lt;lastName&gt;Wang&lt;/lastName&gt;&lt;firstName&gt;Shing-Yi&lt;/firstName&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(Hanna &amp; Wang, 2017)</w:t>
      </w:r>
      <w:r>
        <w:rPr>
          <w:rFonts w:ascii="Times New Roman" w:hAnsi="Times New Roman" w:cs="Times New Roman"/>
        </w:rPr>
        <w:fldChar w:fldCharType="end"/>
      </w:r>
      <w:r w:rsidRPr="00EF6FBC">
        <w:rPr>
          <w:rFonts w:ascii="Times New Roman" w:hAnsi="Times New Roman" w:cs="Times New Roman"/>
        </w:rPr>
        <w:t xml:space="preserve">, not returning undeserved pay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&lt;citation&gt;&lt;priority&gt;17&lt;/priority&gt;&lt;uuid&gt;278EA5A3-DF45-4BB4-A1B5-4336900C90E7&lt;/uuid&gt;&lt;publications&gt;&lt;publication&gt;&lt;subtype&gt;400&lt;/subtype&gt;&lt;title&gt;Do cheaters in the lab also cheat in the field?&lt;/title&gt;&lt;url&gt;http://linkinghub.elsevier.com/retrieve/pii/S0014292116300563&lt;/url&gt;&lt;volume&gt;87&lt;/volume&gt;&lt;publication_date&gt;99201600001200000000200000&lt;/publication_date&gt;&lt;uuid&gt;6C0D1004-23CD-4A8C-B91C-18599A47E117&lt;/uuid&gt;&lt;type&gt;400&lt;/type&gt;&lt;citekey&gt;Potters:2016bg&lt;/citekey&gt;&lt;doi&gt;10.1016/j.euroecorev.2016.03.004&lt;/doi&gt;&lt;startpage&gt;26&lt;/startpage&gt;&lt;endpage&gt;33&lt;/endpage&gt;&lt;bundle&gt;&lt;publication&gt;&lt;title&gt;European Economic Review&lt;/title&gt;&lt;uuid&gt;694CEE34-5A41-49AB-94E4-37DD53717E9E&lt;/uuid&gt;&lt;subtype&gt;-100&lt;/subtype&gt;&lt;publisher&gt;Elsevier&lt;/publisher&gt;&lt;type&gt;-100&lt;/type&gt;&lt;/publication&gt;&lt;/bundle&gt;&lt;authors&gt;&lt;author&gt;&lt;lastName&gt;Potters&lt;/lastName&gt;&lt;firstName&gt;Jan&lt;/firstName&gt;&lt;/author&gt;&lt;author&gt;&lt;lastName&gt;Stoop&lt;/lastName&gt;&lt;firstName&gt;Jan&lt;/firstName&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(Potters &amp; Stoop, 2016)</w:t>
      </w:r>
      <w:r>
        <w:rPr>
          <w:rFonts w:ascii="Times New Roman" w:hAnsi="Times New Roman" w:cs="Times New Roman"/>
        </w:rPr>
        <w:fldChar w:fldCharType="end"/>
      </w:r>
      <w:r w:rsidRPr="00EF6FBC">
        <w:rPr>
          <w:rFonts w:ascii="Times New Roman" w:hAnsi="Times New Roman" w:cs="Times New Roman"/>
        </w:rPr>
        <w:t xml:space="preserve">, misbehaving in school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&lt;citation&gt;&lt;priority&gt;18&lt;/priority&gt;&lt;uuid&gt;63CE5A43-FB5B-44D4-A364-184DDF49B311&lt;/uuid&gt;&lt;publications&gt;&lt;publication&gt;&lt;subtype&gt;400&lt;/subtype&gt;&lt;publisher&gt;Wiley/Blackwell (10.1111)&lt;/publisher&gt;&lt;title&gt;Laboratory measure of cheating predicts school misconduct&lt;/title&gt;&lt;url&gt;https://onlinelibrary-wiley-com.ezproxy.leidenuniv.nl:2443/doi/full/10.1111/ecoj.12572&lt;/url&gt;&lt;volume&gt;128&lt;/volume&gt;&lt;publication_date&gt;99201700001200000000200000&lt;/publication_date&gt;&lt;uuid&gt;8136A964-DE3B-4DA9-B538-F7BBB4B5CF7A&lt;/uuid&gt;&lt;type&gt;400&lt;/type&gt;&lt;number&gt;615&lt;/number&gt;&lt;doi&gt;10.1111/ecoj.12572&lt;/doi&gt;&lt;startpage&gt;2743&lt;/startpage&gt;&lt;endpage&gt;2754&lt;/endpage&gt;&lt;bundle&gt;&lt;publication&gt;&lt;title&gt;The Economic Journal&lt;/title&gt;&lt;uuid&gt;B514C6F7-819F-4E5F-A9BD-DDF74B9DF08E&lt;/uuid&gt;&lt;subtype&gt;-100&lt;/subtype&gt;&lt;publisher&gt;Blackwell Publishing Ltd&lt;/publisher&gt;&lt;type&gt;-100&lt;/type&gt;&lt;/publication&gt;&lt;/bundle&gt;&lt;authors&gt;&lt;author&gt;&lt;lastName&gt;Cohn&lt;/lastName&gt;&lt;firstName&gt;Alain&lt;/firstName&gt;&lt;/author&gt;&lt;author&gt;&lt;lastName&gt;Maréchal&lt;/lastName&gt;&lt;firstName&gt;Michel&lt;/firstName&gt;&lt;middleNames&gt;André&lt;/middleNames&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(Cohn &amp; Maréchal, 2017)</w:t>
      </w:r>
      <w:r>
        <w:rPr>
          <w:rFonts w:ascii="Times New Roman" w:hAnsi="Times New Roman" w:cs="Times New Roman"/>
        </w:rPr>
        <w:fldChar w:fldCharType="end"/>
      </w:r>
      <w:r w:rsidRPr="00EF6FBC">
        <w:rPr>
          <w:rFonts w:ascii="Times New Roman" w:hAnsi="Times New Roman" w:cs="Times New Roman"/>
        </w:rPr>
        <w:t xml:space="preserve">, and diluting milk with water in a dairy market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&lt;citation&gt;&lt;priority&gt;19&lt;/priority&gt;&lt;uuid&gt;DCB5C00F-B4A6-49E0-8108-5A9C638883C7&lt;/uuid&gt;&lt;publications&gt;&lt;publication&gt;&lt;subtype&gt;400&lt;/subtype&gt;&lt;title&gt;Shades of dishonesty and cheating in informal milk markets in India&lt;/title&gt;&lt;url&gt;http://publikationen.ub.uni-frankfurt.de/opus4/frontdoor/index/index/docId/40066&lt;/url&gt;&lt;publication_date&gt;99201600001200000000200000&lt;/publication_date&gt;&lt;uuid&gt;9B59494A-150C-499B-A6B0-B83C9C5FFC1A&lt;/uuid&gt;&lt;type&gt;400&lt;/type&gt;&lt;citekey&gt;Kroll:2016vm&lt;/citekey&gt;&lt;bundle&gt;&lt;publication&gt;&lt;title&gt;working paper&lt;/title&gt;&lt;uuid&gt;4266B08C-A295-4A2A-AC7D-C2F104E761E0&lt;/uuid&gt;&lt;subtype&gt;-100&lt;/subtype&gt;&lt;publisher&gt;&lt;/publisher&gt;&lt;type&gt;-100&lt;/type&gt;&lt;/publication&gt;&lt;/bundle&gt;&lt;authors&gt;&lt;author&gt;&lt;lastName&gt;Kröll&lt;/lastName&gt;&lt;firstName&gt;Markus&lt;/firstName&gt;&lt;/author&gt;&lt;author&gt;&lt;lastName&gt;Rustagi&lt;/lastName&gt;&lt;firstName&gt;Devesh&lt;/firstName&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(Kröll &amp; Rustagi, 2016)</w:t>
      </w:r>
      <w:r>
        <w:rPr>
          <w:rFonts w:ascii="Times New Roman" w:hAnsi="Times New Roman" w:cs="Times New Roman"/>
        </w:rPr>
        <w:fldChar w:fldCharType="end"/>
      </w:r>
      <w:r w:rsidRPr="00EF6FBC">
        <w:rPr>
          <w:rFonts w:ascii="Times New Roman" w:hAnsi="Times New Roman" w:cs="Times New Roman"/>
        </w:rPr>
        <w:t>.</w:t>
      </w:r>
    </w:p>
    <w:p w14:paraId="449C7717" w14:textId="77777777" w:rsidR="00CC5BF7" w:rsidRDefault="00CC5BF7" w:rsidP="00CC5BF7">
      <w:pPr>
        <w:spacing w:after="120"/>
        <w:jc w:val="center"/>
        <w:rPr>
          <w:rFonts w:ascii="Times New Roman" w:hAnsi="Times New Roman" w:cs="Times New Roman"/>
        </w:rPr>
      </w:pPr>
      <w:r>
        <w:rPr>
          <w:rFonts w:ascii="Times New Roman" w:hAnsi="Times New Roman" w:cs="Times New Roman"/>
          <w:noProof/>
        </w:rPr>
        <w:drawing>
          <wp:inline distT="0" distB="0" distL="0" distR="0" wp14:anchorId="5C5CB618" wp14:editId="6BC2A9BB">
            <wp:extent cx="5288434" cy="34328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1.pdf"/>
                    <pic:cNvPicPr/>
                  </pic:nvPicPr>
                  <pic:blipFill>
                    <a:blip r:embed="rId13"/>
                    <a:stretch>
                      <a:fillRect/>
                    </a:stretch>
                  </pic:blipFill>
                  <pic:spPr>
                    <a:xfrm>
                      <a:off x="0" y="0"/>
                      <a:ext cx="5294599" cy="3436876"/>
                    </a:xfrm>
                    <a:prstGeom prst="rect">
                      <a:avLst/>
                    </a:prstGeom>
                  </pic:spPr>
                </pic:pic>
              </a:graphicData>
            </a:graphic>
          </wp:inline>
        </w:drawing>
      </w:r>
    </w:p>
    <w:p w14:paraId="41918B77" w14:textId="77777777" w:rsidR="00CC5BF7" w:rsidRDefault="00CC5BF7" w:rsidP="006B5527">
      <w:pPr>
        <w:spacing w:after="120"/>
        <w:ind w:firstLine="0"/>
        <w:rPr>
          <w:rFonts w:ascii="Times New Roman" w:hAnsi="Times New Roman" w:cs="Times New Roman"/>
        </w:rPr>
      </w:pPr>
      <w:r w:rsidRPr="00CC5BF7">
        <w:rPr>
          <w:rFonts w:ascii="Times New Roman" w:hAnsi="Times New Roman" w:cs="Times New Roman"/>
          <w:i/>
          <w:iCs/>
        </w:rPr>
        <w:t>Figure 1.</w:t>
      </w:r>
      <w:r w:rsidRPr="00CC5BF7">
        <w:rPr>
          <w:rFonts w:ascii="Times New Roman" w:hAnsi="Times New Roman" w:cs="Times New Roman"/>
        </w:rPr>
        <w:t xml:space="preserve"> Experimental design.</w:t>
      </w:r>
      <w:r>
        <w:rPr>
          <w:rFonts w:ascii="Times New Roman" w:hAnsi="Times New Roman" w:cs="Times New Roman"/>
          <w:b/>
          <w:bCs/>
        </w:rPr>
        <w:t xml:space="preserve"> </w:t>
      </w:r>
      <w:r>
        <w:rPr>
          <w:rFonts w:ascii="Times New Roman" w:hAnsi="Times New Roman" w:cs="Times New Roman"/>
        </w:rPr>
        <w:t xml:space="preserve">Three participants in the role of ‘potential partners’ had to decide how to allocate balls between a blue and a yellow bucket. Each ball assigned to the blue bucket yielded 5 points, while each ball assigned to the yellow bucket yielded 15 points. Participants </w:t>
      </w:r>
      <w:r>
        <w:rPr>
          <w:rFonts w:ascii="Times New Roman" w:hAnsi="Times New Roman" w:cs="Times New Roman"/>
        </w:rPr>
        <w:lastRenderedPageBreak/>
        <w:t>were given a rule to assign each ball to the blue bucket to create a conflict between abiding by a rule and maximizing own profit (</w:t>
      </w:r>
      <w:r w:rsidRPr="002E5B14">
        <w:rPr>
          <w:rFonts w:ascii="Times New Roman" w:hAnsi="Times New Roman" w:cs="Times New Roman"/>
          <w:b/>
          <w:bCs/>
        </w:rPr>
        <w:t>a</w:t>
      </w:r>
      <w:r>
        <w:rPr>
          <w:rFonts w:ascii="Times New Roman" w:hAnsi="Times New Roman" w:cs="Times New Roman"/>
        </w:rPr>
        <w:t>). The ‘partner selector’ (grey) observed the decisions of the potential partners and had to select at least one partner to interact with in the next stage (illustrated by the dotted line) (</w:t>
      </w:r>
      <w:r w:rsidRPr="002814F8">
        <w:rPr>
          <w:rFonts w:ascii="Times New Roman" w:hAnsi="Times New Roman" w:cs="Times New Roman"/>
          <w:b/>
          <w:bCs/>
        </w:rPr>
        <w:t>b</w:t>
      </w:r>
      <w:r>
        <w:rPr>
          <w:rFonts w:ascii="Times New Roman" w:hAnsi="Times New Roman" w:cs="Times New Roman"/>
        </w:rPr>
        <w:t>). Stage 3 differed depending on the condition. In the sharing condition, each selected partner received 500 points and could decide how many points to give to the partner selector. In the cheating condition, selected partners had to privately roll a die and report the outcome to the computer. The higher the number they reported, the more money she and the partner selector earned.</w:t>
      </w:r>
    </w:p>
    <w:p w14:paraId="07A03378" w14:textId="77777777" w:rsidR="00CC5BF7" w:rsidRDefault="00CC5BF7" w:rsidP="00CC5BF7">
      <w:pPr>
        <w:spacing w:after="120"/>
        <w:rPr>
          <w:rFonts w:ascii="Times New Roman" w:hAnsi="Times New Roman" w:cs="Times New Roman"/>
        </w:rPr>
      </w:pPr>
      <w:r>
        <w:rPr>
          <w:rFonts w:ascii="Times New Roman" w:hAnsi="Times New Roman" w:cs="Times New Roman"/>
        </w:rPr>
        <w:t xml:space="preserve">To investigate how rule following changes depending on the incentives of the two different environments, </w:t>
      </w:r>
      <w:ins w:id="77" w:author="Jim Everett" w:date="2020-10-02T12:09:00Z">
        <w:r w:rsidR="000C1A5C">
          <w:rPr>
            <w:rFonts w:ascii="Times New Roman" w:hAnsi="Times New Roman" w:cs="Times New Roman"/>
          </w:rPr>
          <w:t xml:space="preserve">in a </w:t>
        </w:r>
        <w:commentRangeStart w:id="78"/>
        <w:r w:rsidR="000C1A5C">
          <w:rPr>
            <w:rFonts w:ascii="Times New Roman" w:hAnsi="Times New Roman" w:cs="Times New Roman"/>
          </w:rPr>
          <w:t xml:space="preserve">repeated measures design </w:t>
        </w:r>
        <w:commentRangeEnd w:id="78"/>
        <w:r w:rsidR="000C1A5C">
          <w:rPr>
            <w:rStyle w:val="CommentReference"/>
          </w:rPr>
          <w:commentReference w:id="78"/>
        </w:r>
      </w:ins>
      <w:r>
        <w:rPr>
          <w:rFonts w:ascii="Times New Roman" w:hAnsi="Times New Roman" w:cs="Times New Roman"/>
        </w:rPr>
        <w:t>groups were confronted with each condition (cheating vs. sharing) in blocks of 15 rounds. The order of blocks was counterbalanced across groups. Between rounds, partner selectors could not track the identity of potential partners to ensure that partner selection was only based on the revealed propensity to follow rules and not reputation or direct reciprocity. Importantly, this also means that a rational-selfish player in the role of a partner should always keep everything to herself in the sharing condition to maximize her profits. Since it is in the best interest for any rational-selfish player to follow this strategy, rule</w:t>
      </w:r>
      <w:r w:rsidR="00627B20">
        <w:rPr>
          <w:rFonts w:ascii="Times New Roman" w:hAnsi="Times New Roman" w:cs="Times New Roman"/>
        </w:rPr>
        <w:t xml:space="preserve"> </w:t>
      </w:r>
      <w:r>
        <w:rPr>
          <w:rFonts w:ascii="Times New Roman" w:hAnsi="Times New Roman" w:cs="Times New Roman"/>
        </w:rPr>
        <w:t>following should not carry any credible information, since any chosen partner would select the most selfish option in stage 3. Likewise, in the cheating condition, it is in the best interest for a rational-selfish player to report the highest number (‘6’) to maximize own profit. Since every rational-selfish player would follow this strategy, rule</w:t>
      </w:r>
      <w:r w:rsidR="00627B20">
        <w:rPr>
          <w:rFonts w:ascii="Times New Roman" w:hAnsi="Times New Roman" w:cs="Times New Roman"/>
        </w:rPr>
        <w:t xml:space="preserve"> </w:t>
      </w:r>
      <w:r>
        <w:rPr>
          <w:rFonts w:ascii="Times New Roman" w:hAnsi="Times New Roman" w:cs="Times New Roman"/>
        </w:rPr>
        <w:t xml:space="preserve">following should </w:t>
      </w:r>
      <w:r w:rsidR="00DC1BF1">
        <w:rPr>
          <w:rFonts w:ascii="Times New Roman" w:hAnsi="Times New Roman" w:cs="Times New Roman"/>
        </w:rPr>
        <w:t xml:space="preserve">again </w:t>
      </w:r>
      <w:r>
        <w:rPr>
          <w:rFonts w:ascii="Times New Roman" w:hAnsi="Times New Roman" w:cs="Times New Roman"/>
        </w:rPr>
        <w:t>not carry any credible information for partner selection. In other words, based on rational-choice theory, we should expect that rule</w:t>
      </w:r>
      <w:r w:rsidR="00627B20">
        <w:rPr>
          <w:rFonts w:ascii="Times New Roman" w:hAnsi="Times New Roman" w:cs="Times New Roman"/>
        </w:rPr>
        <w:t xml:space="preserve"> </w:t>
      </w:r>
      <w:r>
        <w:rPr>
          <w:rFonts w:ascii="Times New Roman" w:hAnsi="Times New Roman" w:cs="Times New Roman"/>
        </w:rPr>
        <w:t xml:space="preserve">following does not provide any information for the partner selector. Potential partners should, hence, violate the rule to maximize their profit regardless of the </w:t>
      </w:r>
      <w:r>
        <w:rPr>
          <w:rFonts w:ascii="Times New Roman" w:hAnsi="Times New Roman" w:cs="Times New Roman"/>
        </w:rPr>
        <w:lastRenderedPageBreak/>
        <w:t>condition. Yet, if potential partners have social preferences (i.e. care about the welfare of the partner selector) and care about honesty, rule</w:t>
      </w:r>
      <w:r w:rsidR="00627B20">
        <w:rPr>
          <w:rFonts w:ascii="Times New Roman" w:hAnsi="Times New Roman" w:cs="Times New Roman"/>
        </w:rPr>
        <w:t xml:space="preserve"> </w:t>
      </w:r>
      <w:r>
        <w:rPr>
          <w:rFonts w:ascii="Times New Roman" w:hAnsi="Times New Roman" w:cs="Times New Roman"/>
        </w:rPr>
        <w:t xml:space="preserve">following can emerge as a credible signal, since pro-social participants may be willing to forgo profit by abiding by rules to signal trustworthiness in the sharing condition while selfish participants </w:t>
      </w:r>
      <w:r w:rsidR="006B5527">
        <w:rPr>
          <w:rFonts w:ascii="Times New Roman" w:hAnsi="Times New Roman" w:cs="Times New Roman"/>
        </w:rPr>
        <w:t>should be less</w:t>
      </w:r>
      <w:r>
        <w:rPr>
          <w:rFonts w:ascii="Times New Roman" w:hAnsi="Times New Roman" w:cs="Times New Roman"/>
        </w:rPr>
        <w:t xml:space="preserve"> willing to forgo the gains </w:t>
      </w:r>
      <w:r w:rsidR="006B5527">
        <w:rPr>
          <w:rFonts w:ascii="Times New Roman" w:hAnsi="Times New Roman" w:cs="Times New Roman"/>
        </w:rPr>
        <w:t>from</w:t>
      </w:r>
      <w:r>
        <w:rPr>
          <w:rFonts w:ascii="Times New Roman" w:hAnsi="Times New Roman" w:cs="Times New Roman"/>
        </w:rPr>
        <w:t xml:space="preserve"> rule</w:t>
      </w:r>
      <w:r w:rsidR="006B07CE">
        <w:rPr>
          <w:rFonts w:ascii="Times New Roman" w:hAnsi="Times New Roman" w:cs="Times New Roman"/>
        </w:rPr>
        <w:t xml:space="preserve"> </w:t>
      </w:r>
      <w:r>
        <w:rPr>
          <w:rFonts w:ascii="Times New Roman" w:hAnsi="Times New Roman" w:cs="Times New Roman"/>
        </w:rPr>
        <w:t>breaking. We therefore also assessed individual-level social preferences in a separate task (see below).</w:t>
      </w:r>
    </w:p>
    <w:p w14:paraId="27E330E7" w14:textId="38CC373B" w:rsidR="00CC5BF7" w:rsidRDefault="00CC5BF7" w:rsidP="00CC5BF7">
      <w:pPr>
        <w:spacing w:after="120"/>
        <w:rPr>
          <w:rFonts w:ascii="Times New Roman" w:hAnsi="Times New Roman" w:cs="Times New Roman"/>
        </w:rPr>
      </w:pPr>
      <w:r w:rsidRPr="00CC5BF7">
        <w:rPr>
          <w:rFonts w:ascii="Times New Roman" w:hAnsi="Times New Roman" w:cs="Times New Roman"/>
          <w:b/>
          <w:bCs/>
        </w:rPr>
        <w:t>Procedure and Payment.</w:t>
      </w:r>
      <w:r>
        <w:rPr>
          <w:rFonts w:ascii="Times New Roman" w:hAnsi="Times New Roman" w:cs="Times New Roman"/>
          <w:i/>
          <w:iCs/>
        </w:rPr>
        <w:t xml:space="preserve"> </w:t>
      </w:r>
      <w:r>
        <w:rPr>
          <w:rFonts w:ascii="Times New Roman" w:hAnsi="Times New Roman" w:cs="Times New Roman"/>
        </w:rPr>
        <w:t xml:space="preserve">The experiment was performed in individual cubicles to ensure anonymity. After giving informed consent, participants received instructions on the computer screen. Participants had to correctly answer a set of comprehension questions to ensure that they understood the rules of the experiment. After the main task, participants filled out the incentivized social value orientation (SVO) slider measure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&lt;citation&gt;&lt;priority&gt;20&lt;/priority&gt;&lt;uuid&gt;92B51560-822E-46BE-A872-8C74949217E2&lt;/uuid&gt;&lt;publications&gt;&lt;publication&gt;&lt;subtype&gt;400&lt;/subtype&gt;&lt;title&gt;Measuring social value orientation&lt;/title&gt;&lt;url&gt;https://papers.ssrn.com/sol3/papers.cfm?abstract_id=1804189&lt;/url&gt;&lt;volume&gt;6&lt;/volume&gt;&lt;publication_date&gt;99201100001200000000200000&lt;/publication_date&gt;&lt;uuid&gt;653DBCBF-6AAF-4A98-B075-D34700B35D48&lt;/uuid&gt;&lt;type&gt;400&lt;/type&gt;&lt;number&gt;8&lt;/number&gt;&lt;citekey&gt;Murphy:2011ve&lt;/citekey&gt;&lt;startpage&gt;771&lt;/startpage&gt;&lt;endpage&gt;781&lt;/endpage&gt;&lt;bundle&gt;&lt;publication&gt;&lt;title&gt;Judgement and Decision Making&lt;/title&gt;&lt;uuid&gt;75270167-8F4E-43D0-9D59-94490E9427B7&lt;/uuid&gt;&lt;subtype&gt;-100&lt;/subtype&gt;&lt;publisher&gt;&lt;/publisher&gt;&lt;type&gt;-100&lt;/type&gt;&lt;/publication&gt;&lt;/bundle&gt;&lt;authors&gt;&lt;author&gt;&lt;lastName&gt;Murphy&lt;/lastName&gt;&lt;firstName&gt;R&lt;/firstName&gt;&lt;middleNames&gt;O&lt;/middleNames&gt;&lt;/author&gt;&lt;author&gt;&lt;lastName&gt;Ackermann&lt;/lastName&gt;&lt;firstName&gt;Kurt&lt;/firstName&gt;&lt;middleNames&gt;A&lt;/middleNames&gt;&lt;/author&gt;&lt;author&gt;&lt;lastName&gt;Handgraaf&lt;/lastName&gt;&lt;firstName&gt;M&lt;/firstName&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(Murphy, Ackermann, &amp; Handgraaf, 2011)</w:t>
      </w:r>
      <w:r>
        <w:rPr>
          <w:rFonts w:ascii="Times New Roman" w:hAnsi="Times New Roman" w:cs="Times New Roman"/>
        </w:rPr>
        <w:fldChar w:fldCharType="end"/>
      </w:r>
      <w:r>
        <w:rPr>
          <w:rFonts w:ascii="Times New Roman" w:hAnsi="Times New Roman" w:cs="Times New Roman"/>
        </w:rPr>
        <w:t xml:space="preserve">. </w:t>
      </w:r>
      <w:r w:rsidRPr="00694AFD">
        <w:rPr>
          <w:rFonts w:ascii="Times New Roman" w:hAnsi="Times New Roman" w:cs="Times New Roman"/>
        </w:rPr>
        <w:t>In this measure of social preferences, participants decide</w:t>
      </w:r>
      <w:r>
        <w:rPr>
          <w:rFonts w:ascii="Times New Roman" w:hAnsi="Times New Roman" w:cs="Times New Roman"/>
        </w:rPr>
        <w:t>d</w:t>
      </w:r>
      <w:r w:rsidRPr="00694AFD">
        <w:rPr>
          <w:rFonts w:ascii="Times New Roman" w:hAnsi="Times New Roman" w:cs="Times New Roman"/>
        </w:rPr>
        <w:t xml:space="preserve"> how to allocate points between themselves and an unknown other person. Points </w:t>
      </w:r>
      <w:r>
        <w:rPr>
          <w:rFonts w:ascii="Times New Roman" w:hAnsi="Times New Roman" w:cs="Times New Roman"/>
        </w:rPr>
        <w:t>can</w:t>
      </w:r>
      <w:r w:rsidRPr="00694AFD">
        <w:rPr>
          <w:rFonts w:ascii="Times New Roman" w:hAnsi="Times New Roman" w:cs="Times New Roman"/>
        </w:rPr>
        <w:t xml:space="preserve"> be allocated self-servingly or pro-socially (sacrificing points to benefit the other person), allowing to estimate participant’s social preferences.</w:t>
      </w:r>
      <w:r>
        <w:rPr>
          <w:rFonts w:ascii="Times New Roman" w:hAnsi="Times New Roman" w:cs="Times New Roman"/>
        </w:rPr>
        <w:t xml:space="preserve"> Finally, they answered demographic questions. Participants were compensated for their participation with a flat payment of 6.50</w:t>
      </w:r>
      <w:r w:rsidRPr="00676115">
        <w:rPr>
          <w:rFonts w:ascii="Times New Roman" w:hAnsi="Times New Roman" w:cs="Times New Roman"/>
        </w:rPr>
        <w:t>€</w:t>
      </w:r>
      <w:r>
        <w:rPr>
          <w:rFonts w:ascii="Times New Roman" w:hAnsi="Times New Roman" w:cs="Times New Roman"/>
        </w:rPr>
        <w:t xml:space="preserve"> on top of a variable payment depending on their decisions in the experiment. Specifically, two rounds of each condition were randomly selected and the earned points converted to euro. </w:t>
      </w:r>
      <w:r w:rsidRPr="00694AFD">
        <w:rPr>
          <w:rFonts w:ascii="Times New Roman" w:hAnsi="Times New Roman" w:cs="Times New Roman"/>
        </w:rPr>
        <w:t>100 point</w:t>
      </w:r>
      <w:r>
        <w:rPr>
          <w:rFonts w:ascii="Times New Roman" w:hAnsi="Times New Roman" w:cs="Times New Roman"/>
        </w:rPr>
        <w:t>s</w:t>
      </w:r>
      <w:r w:rsidRPr="00694AFD">
        <w:rPr>
          <w:rFonts w:ascii="Times New Roman" w:hAnsi="Times New Roman" w:cs="Times New Roman"/>
        </w:rPr>
        <w:t xml:space="preserve"> </w:t>
      </w:r>
      <w:r>
        <w:rPr>
          <w:rFonts w:ascii="Times New Roman" w:hAnsi="Times New Roman" w:cs="Times New Roman"/>
        </w:rPr>
        <w:t>were worth</w:t>
      </w:r>
      <w:r w:rsidRPr="00694AFD">
        <w:rPr>
          <w:rFonts w:ascii="Times New Roman" w:hAnsi="Times New Roman" w:cs="Times New Roman"/>
        </w:rPr>
        <w:t xml:space="preserve"> 1</w:t>
      </w:r>
      <w:bookmarkStart w:id="79" w:name="OLE_LINK3"/>
      <w:bookmarkStart w:id="80" w:name="OLE_LINK4"/>
      <w:r w:rsidRPr="00676115">
        <w:rPr>
          <w:rFonts w:ascii="Times New Roman" w:hAnsi="Times New Roman" w:cs="Times New Roman"/>
        </w:rPr>
        <w:t>€</w:t>
      </w:r>
      <w:bookmarkEnd w:id="79"/>
      <w:bookmarkEnd w:id="80"/>
      <w:r>
        <w:rPr>
          <w:rFonts w:ascii="Times New Roman" w:hAnsi="Times New Roman" w:cs="Times New Roman"/>
        </w:rPr>
        <w:t xml:space="preserve">. Further, participants received the payment from the SVO measure. Participants earned on average </w:t>
      </w:r>
      <w:ins w:id="81" w:author="Sebastian Simon" w:date="2020-10-18T23:27:00Z">
        <w:r w:rsidR="00FB1C5F">
          <w:rPr>
            <w:rFonts w:ascii="Times New Roman" w:hAnsi="Times New Roman" w:cs="Times New Roman"/>
            <w:highlight w:val="yellow"/>
          </w:rPr>
          <w:t>8</w:t>
        </w:r>
      </w:ins>
      <w:ins w:id="82" w:author="Sebastian Simon" w:date="2020-10-18T23:28:00Z">
        <w:r w:rsidR="00FB1C5F">
          <w:rPr>
            <w:rFonts w:ascii="Times New Roman" w:hAnsi="Times New Roman" w:cs="Times New Roman"/>
            <w:highlight w:val="yellow"/>
          </w:rPr>
          <w:t>,67</w:t>
        </w:r>
      </w:ins>
      <w:del w:id="83" w:author="Sebastian Simon" w:date="2020-10-18T23:27:00Z">
        <w:r w:rsidRPr="0019014C" w:rsidDel="00FB1C5F">
          <w:rPr>
            <w:rFonts w:ascii="Times New Roman" w:hAnsi="Times New Roman" w:cs="Times New Roman"/>
            <w:highlight w:val="yellow"/>
          </w:rPr>
          <w:delText>X</w:delText>
        </w:r>
      </w:del>
      <w:r w:rsidRPr="00676115">
        <w:rPr>
          <w:rFonts w:ascii="Times New Roman" w:hAnsi="Times New Roman" w:cs="Times New Roman"/>
        </w:rPr>
        <w:t>€</w:t>
      </w:r>
      <w:r>
        <w:rPr>
          <w:rFonts w:ascii="Times New Roman" w:hAnsi="Times New Roman" w:cs="Times New Roman"/>
        </w:rPr>
        <w:t>. The experiment lasted around one hour.</w:t>
      </w:r>
    </w:p>
    <w:p w14:paraId="51D7CB22" w14:textId="77777777" w:rsidR="00CC5BF7" w:rsidRDefault="00CC5BF7" w:rsidP="00CC5BF7">
      <w:pPr>
        <w:spacing w:after="120"/>
        <w:rPr>
          <w:rFonts w:ascii="Times New Roman" w:hAnsi="Times New Roman" w:cs="Times New Roman"/>
        </w:rPr>
      </w:pPr>
      <w:r w:rsidRPr="00CC5BF7">
        <w:rPr>
          <w:rFonts w:ascii="Times New Roman" w:hAnsi="Times New Roman" w:cs="Times New Roman"/>
          <w:b/>
          <w:bCs/>
        </w:rPr>
        <w:t>Statistical Analyses.</w:t>
      </w:r>
      <w:r w:rsidRPr="00A3420A">
        <w:rPr>
          <w:rFonts w:ascii="Times New Roman" w:hAnsi="Times New Roman" w:cs="Times New Roman"/>
        </w:rPr>
        <w:t xml:space="preserve"> Because individual data-points (decisions) were clustered in individuals and groups, we </w:t>
      </w:r>
      <w:r>
        <w:rPr>
          <w:rFonts w:ascii="Times New Roman" w:hAnsi="Times New Roman" w:cs="Times New Roman"/>
        </w:rPr>
        <w:t xml:space="preserve">analyzed data on the group-level to compare </w:t>
      </w:r>
      <w:r w:rsidRPr="00A3420A">
        <w:rPr>
          <w:rFonts w:ascii="Times New Roman" w:hAnsi="Times New Roman" w:cs="Times New Roman"/>
        </w:rPr>
        <w:t>observations that satisfy the assumption of independence</w:t>
      </w:r>
      <w:r>
        <w:rPr>
          <w:rFonts w:ascii="Times New Roman" w:hAnsi="Times New Roman" w:cs="Times New Roman"/>
        </w:rPr>
        <w:t xml:space="preserve">. To investigate within-group behavior, we </w:t>
      </w:r>
      <w:r w:rsidRPr="00A3420A">
        <w:rPr>
          <w:rFonts w:ascii="Times New Roman" w:hAnsi="Times New Roman" w:cs="Times New Roman"/>
        </w:rPr>
        <w:t xml:space="preserve">fitted multilevel </w:t>
      </w:r>
      <w:r w:rsidRPr="00A3420A">
        <w:rPr>
          <w:rFonts w:ascii="Times New Roman" w:hAnsi="Times New Roman" w:cs="Times New Roman"/>
        </w:rPr>
        <w:lastRenderedPageBreak/>
        <w:t xml:space="preserve">regression models as implemented in the </w:t>
      </w:r>
      <w:proofErr w:type="spellStart"/>
      <w:r w:rsidRPr="00A3420A">
        <w:rPr>
          <w:rFonts w:ascii="Times New Roman" w:hAnsi="Times New Roman" w:cs="Times New Roman"/>
        </w:rPr>
        <w:t>lmer</w:t>
      </w:r>
      <w:proofErr w:type="spellEnd"/>
      <w:r w:rsidRPr="00A3420A">
        <w:rPr>
          <w:rFonts w:ascii="Times New Roman" w:hAnsi="Times New Roman" w:cs="Times New Roman"/>
        </w:rPr>
        <w:t xml:space="preserve"> package in R</w:t>
      </w:r>
      <w:r>
        <w:rPr>
          <w:rFonts w:ascii="Times New Roman" w:hAnsi="Times New Roman" w:cs="Times New Roman"/>
        </w:rPr>
        <w:t>. In the regression models, we controlled for the order of experimental blocks</w:t>
      </w:r>
      <w:r w:rsidRPr="00A3420A">
        <w:rPr>
          <w:rFonts w:ascii="Times New Roman" w:hAnsi="Times New Roman" w:cs="Times New Roman"/>
        </w:rPr>
        <w:t xml:space="preserve"> </w:t>
      </w:r>
      <w:r>
        <w:rPr>
          <w:rFonts w:ascii="Times New Roman" w:hAnsi="Times New Roman" w:cs="Times New Roman"/>
        </w:rPr>
        <w:t>and used</w:t>
      </w:r>
      <w:r w:rsidRPr="00A3420A">
        <w:rPr>
          <w:rFonts w:ascii="Times New Roman" w:hAnsi="Times New Roman" w:cs="Times New Roman"/>
        </w:rPr>
        <w:t xml:space="preserve"> the Satterthwaite's degrees of freedom method to derive p-values</w:t>
      </w:r>
      <w:r>
        <w:rPr>
          <w:rFonts w:ascii="Times New Roman" w:hAnsi="Times New Roman" w:cs="Times New Roman"/>
        </w:rPr>
        <w:t xml:space="preserve">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&lt;citation&gt;&lt;priority&gt;21&lt;/priority&gt;&lt;uuid&gt;0577832B-64E5-4B4F-9DDD-B3B191E9417B&lt;/uuid&gt;&lt;publications&gt;&lt;publication&gt;&lt;subtype&gt;400&lt;/subtype&gt;&lt;publisher&gt;The Foundation for Open Access Statistics&lt;/publisher&gt;&lt;title&gt;Lmertest package: Tests in linear mixed effects models&lt;/title&gt;&lt;url&gt;http://orbit.dtu.dk/portal/en/publications/id(2e6e11c6-6a44-43df-b809-d96b897d9bf2).html&lt;/url&gt;&lt;volume&gt;82&lt;/volume&gt;&lt;publication_date&gt;99201700001200000000200000&lt;/publication_date&gt;&lt;uuid&gt;A1FB568A-69B7-4A6C-8F2C-32949630009C&lt;/uuid&gt;&lt;type&gt;400&lt;/type&gt;&lt;number&gt;13&lt;/number&gt;&lt;doi&gt;10.18637/jss.v082.i13&lt;/doi&gt;&lt;startpage&gt;1&lt;/startpage&gt;&lt;endpage&gt;26&lt;/endpage&gt;&lt;bundle&gt;&lt;publication&gt;&lt;title&gt;Journal of Statistical Software&lt;/title&gt;&lt;uuid&gt;A0999E0E-528A-402E-9F99-4B8950DD5499&lt;/uuid&gt;&lt;subtype&gt;-100&lt;/subtype&gt;&lt;publisher&gt;The Foundation for Open Access Statistics&lt;/publisher&gt;&lt;type&gt;-100&lt;/type&gt;&lt;/publication&gt;&lt;/bundle&gt;&lt;authors&gt;&lt;author&gt;&lt;lastName&gt;Kuznetsova&lt;/lastName&gt;&lt;firstName&gt;Alexandra&lt;/firstName&gt;&lt;/author&gt;&lt;author&gt;&lt;lastName&gt;Brockhoff&lt;/lastName&gt;&lt;firstName&gt;Per&lt;/firstName&gt;&lt;middleNames&gt;B&lt;/middleNames&gt;&lt;/author&gt;&lt;author&gt;&lt;lastName&gt;Christensen&lt;/lastName&gt;&lt;firstName&gt;Rune&lt;/firstName&gt;&lt;middleNames&gt;Haubo Bojesen&lt;/middleNames&gt;&lt;/author&gt;&lt;/authors&gt;&lt;/publication&gt;&lt;/publications&gt;&lt;cites&gt;&lt;/cites&gt;&lt;/citation&gt;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(Kuznetsova, Brockhoff, &amp; Christensen, 2017)</w:t>
      </w:r>
      <w:r>
        <w:rPr>
          <w:rFonts w:ascii="Times New Roman" w:hAnsi="Times New Roman" w:cs="Times New Roman"/>
        </w:rPr>
        <w:fldChar w:fldCharType="end"/>
      </w:r>
      <w:r w:rsidRPr="00A3420A">
        <w:rPr>
          <w:rFonts w:ascii="Times New Roman" w:hAnsi="Times New Roman" w:cs="Times New Roman"/>
        </w:rPr>
        <w:t>.</w:t>
      </w:r>
    </w:p>
    <w:p w14:paraId="5E98C08D" w14:textId="77777777" w:rsidR="00CC5BF7" w:rsidRDefault="00CC5BF7" w:rsidP="00CC5BF7">
      <w:pPr>
        <w:pStyle w:val="Heading1"/>
        <w:rPr>
          <w:rFonts w:ascii="Times New Roman" w:eastAsiaTheme="minorHAnsi" w:hAnsi="Times New Roman" w:cs="Times New Roman"/>
          <w:kern w:val="0"/>
          <w:lang w:eastAsia="en-US"/>
        </w:rPr>
      </w:pPr>
      <w:r>
        <w:rPr>
          <w:rFonts w:ascii="Times New Roman" w:eastAsiaTheme="minorHAnsi" w:hAnsi="Times New Roman" w:cs="Times New Roman"/>
          <w:kern w:val="0"/>
          <w:lang w:eastAsia="en-US"/>
        </w:rPr>
        <w:t>Results</w:t>
      </w:r>
    </w:p>
    <w:p w14:paraId="251FBBF6" w14:textId="77777777" w:rsidR="00CC5BF7" w:rsidRDefault="00CC5BF7" w:rsidP="00CC5BF7">
      <w:pPr>
        <w:spacing w:after="120"/>
        <w:rPr>
          <w:rFonts w:ascii="Times New Roman" w:hAnsi="Times New Roman" w:cs="Times New Roman"/>
        </w:rPr>
      </w:pPr>
      <w:r w:rsidRPr="00CC5BF7">
        <w:rPr>
          <w:rFonts w:ascii="Times New Roman" w:hAnsi="Times New Roman" w:cs="Times New Roman"/>
          <w:b/>
          <w:bCs/>
        </w:rPr>
        <w:t>Cooperativeness and Dishonesty of Selected Partners.</w:t>
      </w:r>
      <w:r>
        <w:rPr>
          <w:rFonts w:ascii="Times New Roman" w:hAnsi="Times New Roman" w:cs="Times New Roman"/>
          <w:i/>
          <w:iCs/>
        </w:rPr>
        <w:t xml:space="preserve"> </w:t>
      </w:r>
      <w:r>
        <w:rPr>
          <w:rFonts w:ascii="Times New Roman" w:hAnsi="Times New Roman" w:cs="Times New Roman"/>
        </w:rPr>
        <w:t xml:space="preserve">Selected partners were overwhelmingly pro-social in the sharing condition (Fig. 2a). Only 16.4% of the decisions were selfish, keeping the 500 points entirely, while 47.4% of the decisions were maximally pro-social, by distributing the points equally. To put the decisions of selected partners into perspective: Based on a meta-analysis by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&lt;citation&gt;&lt;priority&gt;22&lt;/priority&gt;&lt;uuid&gt;F0FE3A7A-E56B-4F24-A834-3323AAFD1726&lt;/uuid&gt;&lt;publications&gt;&lt;publication&gt;&lt;subtype&gt;400&lt;/subtype&gt;&lt;publisher&gt;Springer US&lt;/publisher&gt;&lt;title&gt;Dictator games: a meta study&lt;/title&gt;&lt;url&gt;https://link-springer-com.ezproxy.leidenuniv.nl:2443/article/10.1007/s10683-011-9283-7&lt;/url&gt;&lt;volume&gt;14&lt;/volume&gt;&lt;publication_date&gt;99201100001200000000200000&lt;/publication_date&gt;&lt;uuid&gt;341A845A-1B4B-4DE8-B95A-944880845FDE&lt;/uuid&gt;&lt;type&gt;400&lt;/type&gt;&lt;number&gt;4&lt;/number&gt;&lt;citekey&gt;Engel:2011&lt;/citekey&gt;&lt;doi&gt;10.1007/s10683-011-9283-7&lt;/doi&gt;&lt;startpage&gt;583&lt;/startpage&gt;&lt;endpage&gt;610&lt;/endpage&gt;&lt;bundle&gt;&lt;publication&gt;&lt;title&gt;Experimental Economics&lt;/title&gt;&lt;uuid&gt;691A7568-A488-45F0-AD61-47178D9F55CB&lt;/uuid&gt;&lt;subtype&gt;-100&lt;/subtype&gt;&lt;publisher&gt;Springer US&lt;/publisher&gt;&lt;type&gt;-100&lt;/type&gt;&lt;/publication&gt;&lt;/bundle&gt;&lt;authors&gt;&lt;author&gt;&lt;lastName&gt;Engel&lt;/lastName&gt;&lt;firstName&gt;Christoph&lt;/firstName&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(Engel, 2011)</w:t>
      </w:r>
      <w:r>
        <w:rPr>
          <w:rFonts w:ascii="Times New Roman" w:hAnsi="Times New Roman" w:cs="Times New Roman"/>
        </w:rPr>
        <w:fldChar w:fldCharType="end"/>
      </w:r>
      <w:r>
        <w:rPr>
          <w:rFonts w:ascii="Times New Roman" w:hAnsi="Times New Roman" w:cs="Times New Roman"/>
        </w:rPr>
        <w:t>, around 36% of participants decide to keep everything for themselves while only 29.8% of participants divide resources equally or give more to the recipient in one-shot dictator games.</w:t>
      </w:r>
    </w:p>
    <w:p w14:paraId="4D7AA4EF" w14:textId="77777777" w:rsidR="00CC5BF7" w:rsidRPr="0019014C" w:rsidRDefault="00CC5BF7" w:rsidP="00CC5BF7">
      <w:pPr>
        <w:spacing w:after="120"/>
        <w:rPr>
          <w:rFonts w:ascii="Times New Roman" w:hAnsi="Times New Roman" w:cs="Times New Roman"/>
        </w:rPr>
      </w:pPr>
      <w:r>
        <w:rPr>
          <w:rFonts w:ascii="Times New Roman" w:hAnsi="Times New Roman" w:cs="Times New Roman"/>
        </w:rPr>
        <w:t xml:space="preserve">In the cheating condition, participants reported to have thrown a six in 44.2% of the decisions, securing maximum profit for themselves and the partner selector. Only in 5% of the decisions, participants reported to have thrown a one (Fig. 2b). Average die roll reports significantly deviated from the expectation of honest reporting (one-sample t-test, average group report vs. chance expectation, </w:t>
      </w:r>
      <w:r w:rsidRPr="008013CF">
        <w:rPr>
          <w:rFonts w:ascii="Times New Roman" w:hAnsi="Times New Roman" w:cs="Times New Roman"/>
          <w:i/>
          <w:iCs/>
        </w:rPr>
        <w:t>t</w:t>
      </w:r>
      <w:r>
        <w:rPr>
          <w:rFonts w:ascii="Times New Roman" w:hAnsi="Times New Roman" w:cs="Times New Roman"/>
        </w:rPr>
        <w:t xml:space="preserve">(47) = 12.64, </w:t>
      </w:r>
      <w:r w:rsidRPr="008013CF">
        <w:rPr>
          <w:rFonts w:ascii="Times New Roman" w:hAnsi="Times New Roman" w:cs="Times New Roman"/>
          <w:i/>
          <w:iCs/>
        </w:rPr>
        <w:t>p</w:t>
      </w:r>
      <w:r>
        <w:rPr>
          <w:rFonts w:ascii="Times New Roman" w:hAnsi="Times New Roman" w:cs="Times New Roman"/>
        </w:rPr>
        <w:t xml:space="preserve"> &lt; 0.001), providing evidence that people did lie in the experiment. </w:t>
      </w:r>
    </w:p>
    <w:p w14:paraId="7516331F" w14:textId="77777777" w:rsidR="00CC5BF7" w:rsidRDefault="00CC5BF7" w:rsidP="00CC5BF7">
      <w:pPr>
        <w:keepLines/>
        <w:spacing w:after="120" w:line="36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25F6642B" wp14:editId="786D9B90">
            <wp:extent cx="5092263" cy="3364511"/>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222.pdf"/>
                    <pic:cNvPicPr/>
                  </pic:nvPicPr>
                  <pic:blipFill>
                    <a:blip r:embed="rId14"/>
                    <a:stretch>
                      <a:fillRect/>
                    </a:stretch>
                  </pic:blipFill>
                  <pic:spPr>
                    <a:xfrm>
                      <a:off x="0" y="0"/>
                      <a:ext cx="5106779" cy="3374102"/>
                    </a:xfrm>
                    <a:prstGeom prst="rect">
                      <a:avLst/>
                    </a:prstGeom>
                  </pic:spPr>
                </pic:pic>
              </a:graphicData>
            </a:graphic>
          </wp:inline>
        </w:drawing>
      </w:r>
    </w:p>
    <w:p w14:paraId="6FB42558" w14:textId="77777777" w:rsidR="00CC5BF7" w:rsidRDefault="00CC5BF7" w:rsidP="00CC5BF7">
      <w:pPr>
        <w:keepLines/>
        <w:spacing w:after="120" w:line="360" w:lineRule="auto"/>
        <w:ind w:firstLine="0"/>
        <w:rPr>
          <w:rFonts w:ascii="Times New Roman" w:hAnsi="Times New Roman" w:cs="Times New Roman"/>
        </w:rPr>
      </w:pPr>
      <w:r w:rsidRPr="00CC5BF7">
        <w:rPr>
          <w:rFonts w:ascii="Times New Roman" w:hAnsi="Times New Roman" w:cs="Times New Roman"/>
          <w:i/>
          <w:iCs/>
        </w:rPr>
        <w:t>Figure 2.</w:t>
      </w:r>
      <w:r w:rsidRPr="002E5B14">
        <w:rPr>
          <w:rFonts w:ascii="Times New Roman" w:hAnsi="Times New Roman" w:cs="Times New Roman"/>
          <w:b/>
          <w:bCs/>
        </w:rPr>
        <w:t xml:space="preserve"> </w:t>
      </w:r>
      <w:bookmarkStart w:id="84" w:name="OLE_LINK5"/>
      <w:bookmarkStart w:id="85" w:name="OLE_LINK6"/>
      <w:r>
        <w:rPr>
          <w:rFonts w:ascii="Times New Roman" w:hAnsi="Times New Roman" w:cs="Times New Roman"/>
        </w:rPr>
        <w:t>Decisions of selected partners in the sharing condition (a) and cheating condition (b).</w:t>
      </w:r>
      <w:bookmarkEnd w:id="84"/>
      <w:bookmarkEnd w:id="85"/>
    </w:p>
    <w:p w14:paraId="6D098F30" w14:textId="77777777" w:rsidR="00CC5BF7" w:rsidRPr="00554E1B" w:rsidRDefault="00CC5BF7" w:rsidP="00CC5BF7">
      <w:pPr>
        <w:spacing w:after="120"/>
        <w:rPr>
          <w:rFonts w:ascii="Times New Roman" w:hAnsi="Times New Roman" w:cs="Times New Roman"/>
        </w:rPr>
      </w:pPr>
    </w:p>
    <w:p w14:paraId="22C705C5" w14:textId="77777777" w:rsidR="00CC5BF7" w:rsidRDefault="00CC5BF7" w:rsidP="00CC5BF7">
      <w:pPr>
        <w:spacing w:after="120"/>
        <w:rPr>
          <w:rFonts w:ascii="Times New Roman" w:hAnsi="Times New Roman" w:cs="Times New Roman"/>
        </w:rPr>
      </w:pPr>
      <w:r w:rsidRPr="00CC5BF7">
        <w:rPr>
          <w:rFonts w:ascii="Times New Roman" w:hAnsi="Times New Roman" w:cs="Times New Roman"/>
          <w:b/>
          <w:bCs/>
        </w:rPr>
        <w:t>Partner Selection.</w:t>
      </w:r>
      <w:r>
        <w:rPr>
          <w:rFonts w:ascii="Times New Roman" w:hAnsi="Times New Roman" w:cs="Times New Roman"/>
          <w:i/>
          <w:iCs/>
        </w:rPr>
        <w:t xml:space="preserve"> </w:t>
      </w:r>
      <w:r>
        <w:rPr>
          <w:rFonts w:ascii="Times New Roman" w:hAnsi="Times New Roman" w:cs="Times New Roman"/>
        </w:rPr>
        <w:t xml:space="preserve">Across both conditions, partner selectors successfully selected partners that would make decisions that benefitted themselves. In 67% and 77% of the interactions in the sharing and cheating condition, respectively, partner selectors chose a partner that made a decision that at least covered the cost of interacting with them. Partner selectors were </w:t>
      </w:r>
      <w:r w:rsidR="00DC1BF1">
        <w:rPr>
          <w:rFonts w:ascii="Times New Roman" w:hAnsi="Times New Roman" w:cs="Times New Roman"/>
        </w:rPr>
        <w:t xml:space="preserve">also </w:t>
      </w:r>
      <w:r>
        <w:rPr>
          <w:rFonts w:ascii="Times New Roman" w:hAnsi="Times New Roman" w:cs="Times New Roman"/>
        </w:rPr>
        <w:t>selective in choosing partners. In 42% of the rounds they only chose one partner to interact with, while they chose all three partners only in 25% of the rounds.</w:t>
      </w:r>
    </w:p>
    <w:p w14:paraId="48352E9B" w14:textId="77777777" w:rsidR="00CC5BF7" w:rsidRPr="00F63902" w:rsidRDefault="00CC5BF7" w:rsidP="00CC5BF7">
      <w:pPr>
        <w:spacing w:after="120"/>
        <w:rPr>
          <w:rFonts w:ascii="Times New Roman" w:hAnsi="Times New Roman" w:cs="Times New Roman"/>
        </w:rPr>
      </w:pPr>
      <w:r>
        <w:rPr>
          <w:rFonts w:ascii="Times New Roman" w:hAnsi="Times New Roman" w:cs="Times New Roman"/>
        </w:rPr>
        <w:t xml:space="preserve">Across conditions, partner selectors, however, selected partners differently. In the sharing condition, partner selectors favored potential partners that followed more rather than less rules (Fig. 3). For every ball that a potential partner assigned according to the rule, her odds to be selected as an interaction partner increased by 7.3% (logistic multilevel regression, log odds of rule following in the sharing condition, </w:t>
      </w:r>
      <w:r w:rsidRPr="008013CF">
        <w:rPr>
          <w:rFonts w:ascii="Times New Roman" w:hAnsi="Times New Roman" w:cs="Times New Roman"/>
          <w:i/>
          <w:iCs/>
        </w:rPr>
        <w:t>b</w:t>
      </w:r>
      <w:r>
        <w:rPr>
          <w:rFonts w:ascii="Times New Roman" w:hAnsi="Times New Roman" w:cs="Times New Roman"/>
        </w:rPr>
        <w:t xml:space="preserve"> = </w:t>
      </w:r>
      <w:r w:rsidRPr="00F63902">
        <w:rPr>
          <w:rFonts w:ascii="Times New Roman" w:hAnsi="Times New Roman" w:cs="Times New Roman"/>
        </w:rPr>
        <w:t>0.07</w:t>
      </w:r>
      <w:r>
        <w:rPr>
          <w:rFonts w:ascii="Times New Roman" w:hAnsi="Times New Roman" w:cs="Times New Roman"/>
        </w:rPr>
        <w:t>0, 95% CI: [</w:t>
      </w:r>
      <w:r w:rsidRPr="00F63902">
        <w:rPr>
          <w:rFonts w:ascii="Times New Roman" w:hAnsi="Times New Roman" w:cs="Times New Roman"/>
        </w:rPr>
        <w:t>0.023</w:t>
      </w:r>
      <w:r>
        <w:rPr>
          <w:rFonts w:ascii="Times New Roman" w:hAnsi="Times New Roman" w:cs="Times New Roman"/>
        </w:rPr>
        <w:t xml:space="preserve">, </w:t>
      </w:r>
      <w:r w:rsidRPr="00F63902">
        <w:rPr>
          <w:rFonts w:ascii="Times New Roman" w:hAnsi="Times New Roman" w:cs="Times New Roman"/>
        </w:rPr>
        <w:t>0.11</w:t>
      </w:r>
      <w:r>
        <w:rPr>
          <w:rFonts w:ascii="Times New Roman" w:hAnsi="Times New Roman" w:cs="Times New Roman"/>
        </w:rPr>
        <w:t xml:space="preserve">9], </w:t>
      </w:r>
      <w:r w:rsidRPr="008013CF">
        <w:rPr>
          <w:rFonts w:ascii="Times New Roman" w:hAnsi="Times New Roman" w:cs="Times New Roman"/>
          <w:i/>
          <w:iCs/>
        </w:rPr>
        <w:t>p</w:t>
      </w:r>
      <w:r>
        <w:rPr>
          <w:rFonts w:ascii="Times New Roman" w:hAnsi="Times New Roman" w:cs="Times New Roman"/>
        </w:rPr>
        <w:t xml:space="preserve"> = 0.004). In </w:t>
      </w:r>
      <w:r>
        <w:rPr>
          <w:rFonts w:ascii="Times New Roman" w:hAnsi="Times New Roman" w:cs="Times New Roman"/>
        </w:rPr>
        <w:lastRenderedPageBreak/>
        <w:t xml:space="preserve">contrast, for every ball that a potential partner assigned according to the rule in the cheating environment, her chance to be selected as a partner </w:t>
      </w:r>
      <w:r w:rsidRPr="00F63902">
        <w:rPr>
          <w:rFonts w:ascii="Times New Roman" w:hAnsi="Times New Roman" w:cs="Times New Roman"/>
          <w:i/>
          <w:iCs/>
        </w:rPr>
        <w:t>decreased</w:t>
      </w:r>
      <w:r>
        <w:rPr>
          <w:rFonts w:ascii="Times New Roman" w:hAnsi="Times New Roman" w:cs="Times New Roman"/>
        </w:rPr>
        <w:t xml:space="preserve"> by 0.7% (logistic multilevel regression, log odds of rule following × cheating condition, </w:t>
      </w:r>
      <w:r w:rsidRPr="008013CF">
        <w:rPr>
          <w:rFonts w:ascii="Times New Roman" w:hAnsi="Times New Roman" w:cs="Times New Roman"/>
          <w:i/>
          <w:iCs/>
        </w:rPr>
        <w:t>b</w:t>
      </w:r>
      <w:r>
        <w:rPr>
          <w:rFonts w:ascii="Times New Roman" w:hAnsi="Times New Roman" w:cs="Times New Roman"/>
        </w:rPr>
        <w:t xml:space="preserve"> = </w:t>
      </w:r>
      <w:r w:rsidRPr="00F63902">
        <w:rPr>
          <w:rFonts w:ascii="Times New Roman" w:hAnsi="Times New Roman" w:cs="Times New Roman"/>
        </w:rPr>
        <w:t>-0.07</w:t>
      </w:r>
      <w:r>
        <w:rPr>
          <w:rFonts w:ascii="Times New Roman" w:hAnsi="Times New Roman" w:cs="Times New Roman"/>
        </w:rPr>
        <w:t>8, 95% CI: [-0.012, -</w:t>
      </w:r>
      <w:r w:rsidRPr="00F63902">
        <w:rPr>
          <w:rFonts w:ascii="Times New Roman" w:hAnsi="Times New Roman" w:cs="Times New Roman"/>
        </w:rPr>
        <w:t>0.1</w:t>
      </w:r>
      <w:r>
        <w:rPr>
          <w:rFonts w:ascii="Times New Roman" w:hAnsi="Times New Roman" w:cs="Times New Roman"/>
        </w:rPr>
        <w:t xml:space="preserve">44], </w:t>
      </w:r>
      <w:r w:rsidRPr="008013CF">
        <w:rPr>
          <w:rFonts w:ascii="Times New Roman" w:hAnsi="Times New Roman" w:cs="Times New Roman"/>
          <w:i/>
          <w:iCs/>
        </w:rPr>
        <w:t>p</w:t>
      </w:r>
      <w:r>
        <w:rPr>
          <w:rFonts w:ascii="Times New Roman" w:hAnsi="Times New Roman" w:cs="Times New Roman"/>
        </w:rPr>
        <w:t xml:space="preserve"> = 0.021). In other words, we found evidence that partner selectors preferred rule</w:t>
      </w:r>
      <w:r w:rsidR="006B07CE">
        <w:rPr>
          <w:rFonts w:ascii="Times New Roman" w:hAnsi="Times New Roman" w:cs="Times New Roman"/>
        </w:rPr>
        <w:t xml:space="preserve"> </w:t>
      </w:r>
      <w:r>
        <w:rPr>
          <w:rFonts w:ascii="Times New Roman" w:hAnsi="Times New Roman" w:cs="Times New Roman"/>
        </w:rPr>
        <w:t>abiding partners when they relied on a partner that would fairly distribute a given amount of points (sharing condition), but rule</w:t>
      </w:r>
      <w:r w:rsidR="006B07CE">
        <w:rPr>
          <w:rFonts w:ascii="Times New Roman" w:hAnsi="Times New Roman" w:cs="Times New Roman"/>
        </w:rPr>
        <w:t xml:space="preserve"> </w:t>
      </w:r>
      <w:r>
        <w:rPr>
          <w:rFonts w:ascii="Times New Roman" w:hAnsi="Times New Roman" w:cs="Times New Roman"/>
        </w:rPr>
        <w:t>breaking partners when they needed a partner to cheat for them (cheating condition).</w:t>
      </w:r>
    </w:p>
    <w:p w14:paraId="3B49DA8F" w14:textId="77777777" w:rsidR="00CC5BF7" w:rsidRDefault="00CC5BF7" w:rsidP="00CC5BF7">
      <w:pPr>
        <w:spacing w:after="120"/>
        <w:jc w:val="center"/>
        <w:rPr>
          <w:rFonts w:ascii="Times New Roman" w:hAnsi="Times New Roman" w:cs="Times New Roman"/>
        </w:rPr>
      </w:pPr>
      <w:r>
        <w:rPr>
          <w:rFonts w:ascii="Times New Roman" w:hAnsi="Times New Roman" w:cs="Times New Roman"/>
          <w:noProof/>
        </w:rPr>
        <w:drawing>
          <wp:inline distT="0" distB="0" distL="0" distR="0" wp14:anchorId="1FF5CA44" wp14:editId="335D5C5C">
            <wp:extent cx="2695904" cy="33698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 change in selector preferences.pdf"/>
                    <pic:cNvPicPr/>
                  </pic:nvPicPr>
                  <pic:blipFill>
                    <a:blip r:embed="rId15"/>
                    <a:stretch>
                      <a:fillRect/>
                    </a:stretch>
                  </pic:blipFill>
                  <pic:spPr>
                    <a:xfrm>
                      <a:off x="0" y="0"/>
                      <a:ext cx="2709638" cy="3387049"/>
                    </a:xfrm>
                    <a:prstGeom prst="rect">
                      <a:avLst/>
                    </a:prstGeom>
                  </pic:spPr>
                </pic:pic>
              </a:graphicData>
            </a:graphic>
          </wp:inline>
        </w:drawing>
      </w:r>
    </w:p>
    <w:p w14:paraId="1B526928" w14:textId="77777777" w:rsidR="00CC5BF7" w:rsidRDefault="00CC5BF7" w:rsidP="00CC5BF7">
      <w:pPr>
        <w:spacing w:after="120" w:line="360" w:lineRule="auto"/>
        <w:ind w:firstLine="0"/>
        <w:rPr>
          <w:rFonts w:ascii="Times New Roman" w:hAnsi="Times New Roman" w:cs="Times New Roman"/>
        </w:rPr>
      </w:pPr>
      <w:r w:rsidRPr="00CC5BF7">
        <w:rPr>
          <w:rFonts w:ascii="Times New Roman" w:hAnsi="Times New Roman" w:cs="Times New Roman"/>
          <w:i/>
          <w:iCs/>
        </w:rPr>
        <w:t>Figure 3.</w:t>
      </w:r>
      <w:r w:rsidRPr="00CC5BF7">
        <w:rPr>
          <w:rFonts w:ascii="Times New Roman" w:hAnsi="Times New Roman" w:cs="Times New Roman"/>
        </w:rPr>
        <w:t xml:space="preserve"> Partner selection.</w:t>
      </w:r>
      <w:r>
        <w:rPr>
          <w:rFonts w:ascii="Times New Roman" w:hAnsi="Times New Roman" w:cs="Times New Roman"/>
          <w:b/>
          <w:bCs/>
        </w:rPr>
        <w:t xml:space="preserve"> </w:t>
      </w:r>
      <w:r>
        <w:rPr>
          <w:rFonts w:ascii="Times New Roman" w:hAnsi="Times New Roman" w:cs="Times New Roman"/>
        </w:rPr>
        <w:t>Average rule following of selected partners (blue line) and not selected partners (black line) in the sharing and cheating condition. Error bars show the standard error of the mean.</w:t>
      </w:r>
    </w:p>
    <w:p w14:paraId="4398E8C4" w14:textId="77777777" w:rsidR="00CC5BF7" w:rsidRDefault="00CC5BF7" w:rsidP="00CC5BF7">
      <w:pPr>
        <w:spacing w:after="120" w:line="360" w:lineRule="auto"/>
        <w:rPr>
          <w:rFonts w:ascii="Times New Roman" w:hAnsi="Times New Roman" w:cs="Times New Roman"/>
        </w:rPr>
      </w:pPr>
    </w:p>
    <w:p w14:paraId="5C267ABF" w14:textId="77777777" w:rsidR="00CC5BF7" w:rsidRDefault="00CC5BF7" w:rsidP="00CC5BF7">
      <w:pPr>
        <w:spacing w:after="120"/>
        <w:rPr>
          <w:rFonts w:ascii="Times New Roman" w:hAnsi="Times New Roman" w:cs="Times New Roman"/>
        </w:rPr>
      </w:pPr>
      <w:r w:rsidRPr="00CC5BF7">
        <w:rPr>
          <w:rFonts w:ascii="Times New Roman" w:hAnsi="Times New Roman" w:cs="Times New Roman"/>
          <w:b/>
          <w:bCs/>
        </w:rPr>
        <w:t>Behavioral Adaption of Potential Partners.</w:t>
      </w:r>
      <w:r>
        <w:rPr>
          <w:rFonts w:ascii="Times New Roman" w:hAnsi="Times New Roman" w:cs="Times New Roman"/>
          <w:i/>
          <w:iCs/>
        </w:rPr>
        <w:t xml:space="preserve"> </w:t>
      </w:r>
      <w:r>
        <w:rPr>
          <w:rFonts w:ascii="Times New Roman" w:hAnsi="Times New Roman" w:cs="Times New Roman"/>
        </w:rPr>
        <w:t xml:space="preserve">Potential partners, in turn, strategically adapted their rule following propensity according to the environmental incentives. In 30 out of </w:t>
      </w:r>
      <w:r>
        <w:rPr>
          <w:rFonts w:ascii="Times New Roman" w:hAnsi="Times New Roman" w:cs="Times New Roman"/>
        </w:rPr>
        <w:lastRenderedPageBreak/>
        <w:t xml:space="preserve">the 48 groups, potential partners followed less rules in the cheating compared to the sharing condition (Fig. 4a, comparison of change in rule following, Wilcoxon Signed Rank Test, </w:t>
      </w:r>
      <w:r>
        <w:rPr>
          <w:rFonts w:ascii="Times New Roman" w:hAnsi="Times New Roman" w:cs="Times New Roman"/>
          <w:i/>
          <w:iCs/>
        </w:rPr>
        <w:t>Z</w:t>
      </w:r>
      <w:r>
        <w:rPr>
          <w:rFonts w:ascii="Times New Roman" w:hAnsi="Times New Roman" w:cs="Times New Roman"/>
        </w:rPr>
        <w:t xml:space="preserve"> = </w:t>
      </w:r>
      <w:r w:rsidRPr="0023227F">
        <w:rPr>
          <w:rFonts w:ascii="Times New Roman" w:hAnsi="Times New Roman" w:cs="Times New Roman"/>
        </w:rPr>
        <w:t>805</w:t>
      </w:r>
      <w:r>
        <w:rPr>
          <w:rFonts w:ascii="Times New Roman" w:hAnsi="Times New Roman" w:cs="Times New Roman"/>
        </w:rPr>
        <w:t xml:space="preserve">, </w:t>
      </w:r>
      <w:r w:rsidRPr="0023227F">
        <w:rPr>
          <w:rFonts w:ascii="Times New Roman" w:hAnsi="Times New Roman" w:cs="Times New Roman"/>
          <w:i/>
          <w:iCs/>
        </w:rPr>
        <w:t>p</w:t>
      </w:r>
      <w:r>
        <w:rPr>
          <w:rFonts w:ascii="Times New Roman" w:hAnsi="Times New Roman" w:cs="Times New Roman"/>
        </w:rPr>
        <w:t xml:space="preserve"> = </w:t>
      </w:r>
      <w:r w:rsidRPr="0023227F">
        <w:rPr>
          <w:rFonts w:ascii="Times New Roman" w:hAnsi="Times New Roman" w:cs="Times New Roman"/>
        </w:rPr>
        <w:t>0.025</w:t>
      </w:r>
      <w:r>
        <w:rPr>
          <w:rFonts w:ascii="Times New Roman" w:hAnsi="Times New Roman" w:cs="Times New Roman"/>
        </w:rPr>
        <w:t xml:space="preserve">). </w:t>
      </w:r>
      <w:del w:id="86" w:author="Jim Everett" w:date="2020-10-02T12:12:00Z">
        <w:r w:rsidDel="00A10E3D">
          <w:rPr>
            <w:rFonts w:ascii="Times New Roman" w:hAnsi="Times New Roman" w:cs="Times New Roman"/>
          </w:rPr>
          <w:delText>Also on</w:delText>
        </w:r>
      </w:del>
      <w:ins w:id="87" w:author="Jim Everett" w:date="2020-10-02T12:12:00Z">
        <w:r w:rsidR="00A10E3D">
          <w:rPr>
            <w:rFonts w:ascii="Times New Roman" w:hAnsi="Times New Roman" w:cs="Times New Roman"/>
          </w:rPr>
          <w:t>At</w:t>
        </w:r>
      </w:ins>
      <w:r>
        <w:rPr>
          <w:rFonts w:ascii="Times New Roman" w:hAnsi="Times New Roman" w:cs="Times New Roman"/>
        </w:rPr>
        <w:t xml:space="preserve"> the individual level, potential partners decreased their rule following propensity in the cheating compared to the sharing condition (Fig. 4b, multilevel regression, cheating vs. sharing condition, </w:t>
      </w:r>
      <w:r w:rsidRPr="008013CF">
        <w:rPr>
          <w:rFonts w:ascii="Times New Roman" w:hAnsi="Times New Roman" w:cs="Times New Roman"/>
          <w:i/>
          <w:iCs/>
        </w:rPr>
        <w:t>b</w:t>
      </w:r>
      <w:r>
        <w:rPr>
          <w:rFonts w:ascii="Times New Roman" w:hAnsi="Times New Roman" w:cs="Times New Roman"/>
        </w:rPr>
        <w:t xml:space="preserve"> = </w:t>
      </w:r>
      <w:r w:rsidRPr="00F63902">
        <w:rPr>
          <w:rFonts w:ascii="Times New Roman" w:hAnsi="Times New Roman" w:cs="Times New Roman"/>
        </w:rPr>
        <w:t>-</w:t>
      </w:r>
      <w:r>
        <w:rPr>
          <w:rFonts w:ascii="Times New Roman" w:hAnsi="Times New Roman" w:cs="Times New Roman"/>
        </w:rPr>
        <w:t>1.258, 95% CI: [</w:t>
      </w:r>
      <w:r w:rsidRPr="00C21CAD">
        <w:rPr>
          <w:rFonts w:ascii="Times New Roman" w:hAnsi="Times New Roman" w:cs="Times New Roman"/>
        </w:rPr>
        <w:t>-1.895</w:t>
      </w:r>
      <w:r>
        <w:rPr>
          <w:rFonts w:ascii="Times New Roman" w:hAnsi="Times New Roman" w:cs="Times New Roman"/>
        </w:rPr>
        <w:t xml:space="preserve">, </w:t>
      </w:r>
      <w:r w:rsidRPr="00C21CAD">
        <w:rPr>
          <w:rFonts w:ascii="Times New Roman" w:hAnsi="Times New Roman" w:cs="Times New Roman"/>
        </w:rPr>
        <w:t>-0.620</w:t>
      </w:r>
      <w:r>
        <w:rPr>
          <w:rFonts w:ascii="Times New Roman" w:hAnsi="Times New Roman" w:cs="Times New Roman"/>
        </w:rPr>
        <w:t xml:space="preserve">], </w:t>
      </w:r>
      <w:r w:rsidRPr="008013CF">
        <w:rPr>
          <w:rFonts w:ascii="Times New Roman" w:hAnsi="Times New Roman" w:cs="Times New Roman"/>
          <w:i/>
          <w:iCs/>
        </w:rPr>
        <w:t>p</w:t>
      </w:r>
      <w:r>
        <w:rPr>
          <w:rFonts w:ascii="Times New Roman" w:hAnsi="Times New Roman" w:cs="Times New Roman"/>
        </w:rPr>
        <w:t xml:space="preserve"> &lt; 0.001). Overall, participants followed the rule 57% of the times on average in the sharing condition, which reduced to 49% in the cheating condition (Fig. 4c).</w:t>
      </w:r>
    </w:p>
    <w:p w14:paraId="4B3FDF88" w14:textId="77777777" w:rsidR="00CC5BF7" w:rsidRDefault="00CC5BF7" w:rsidP="00CC5BF7">
      <w:pPr>
        <w:spacing w:after="120"/>
        <w:jc w:val="center"/>
        <w:rPr>
          <w:rFonts w:ascii="Times New Roman" w:hAnsi="Times New Roman" w:cs="Times New Roman"/>
        </w:rPr>
      </w:pPr>
      <w:r>
        <w:rPr>
          <w:rFonts w:ascii="Times New Roman" w:hAnsi="Times New Roman" w:cs="Times New Roman"/>
          <w:noProof/>
        </w:rPr>
        <w:drawing>
          <wp:inline distT="0" distB="0" distL="0" distR="0" wp14:anchorId="1FACFE1B" wp14:editId="4A9D0CA1">
            <wp:extent cx="5108028" cy="318448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33.pdf"/>
                    <pic:cNvPicPr/>
                  </pic:nvPicPr>
                  <pic:blipFill>
                    <a:blip r:embed="rId16"/>
                    <a:stretch>
                      <a:fillRect/>
                    </a:stretch>
                  </pic:blipFill>
                  <pic:spPr>
                    <a:xfrm>
                      <a:off x="0" y="0"/>
                      <a:ext cx="5114792" cy="3188706"/>
                    </a:xfrm>
                    <a:prstGeom prst="rect">
                      <a:avLst/>
                    </a:prstGeom>
                  </pic:spPr>
                </pic:pic>
              </a:graphicData>
            </a:graphic>
          </wp:inline>
        </w:drawing>
      </w:r>
    </w:p>
    <w:p w14:paraId="6C6F3EB1" w14:textId="77777777" w:rsidR="00CC5BF7" w:rsidRDefault="00CC5BF7" w:rsidP="00CC5BF7">
      <w:pPr>
        <w:spacing w:after="120" w:line="360" w:lineRule="auto"/>
        <w:ind w:firstLine="0"/>
        <w:rPr>
          <w:rFonts w:ascii="Times New Roman" w:hAnsi="Times New Roman" w:cs="Times New Roman"/>
        </w:rPr>
      </w:pPr>
      <w:r w:rsidRPr="00CC5BF7">
        <w:rPr>
          <w:rFonts w:ascii="Times New Roman" w:hAnsi="Times New Roman" w:cs="Times New Roman"/>
          <w:i/>
          <w:iCs/>
        </w:rPr>
        <w:t>Figure 4.</w:t>
      </w:r>
      <w:r w:rsidRPr="00CC5BF7">
        <w:rPr>
          <w:rFonts w:ascii="Times New Roman" w:hAnsi="Times New Roman" w:cs="Times New Roman"/>
        </w:rPr>
        <w:t xml:space="preserve"> Change in rule following.</w:t>
      </w:r>
      <w:r>
        <w:rPr>
          <w:rFonts w:ascii="Times New Roman" w:hAnsi="Times New Roman" w:cs="Times New Roman"/>
          <w:b/>
          <w:bCs/>
        </w:rPr>
        <w:t xml:space="preserve"> </w:t>
      </w:r>
      <w:r>
        <w:rPr>
          <w:rFonts w:ascii="Times New Roman" w:hAnsi="Times New Roman" w:cs="Times New Roman"/>
        </w:rPr>
        <w:t>Each bar shows the difference in rule following in the cheating compared to the sharing condition for one group (Inset: difference for each individual participant) (</w:t>
      </w:r>
      <w:r w:rsidRPr="005F1FD5">
        <w:rPr>
          <w:rFonts w:ascii="Times New Roman" w:hAnsi="Times New Roman" w:cs="Times New Roman"/>
          <w:b/>
          <w:bCs/>
        </w:rPr>
        <w:t>a</w:t>
      </w:r>
      <w:r>
        <w:rPr>
          <w:rFonts w:ascii="Times New Roman" w:hAnsi="Times New Roman" w:cs="Times New Roman"/>
        </w:rPr>
        <w:t>). Average rule following across cheating and sharing condition (</w:t>
      </w:r>
      <w:r w:rsidRPr="005F1FD5">
        <w:rPr>
          <w:rFonts w:ascii="Times New Roman" w:hAnsi="Times New Roman" w:cs="Times New Roman"/>
          <w:b/>
          <w:bCs/>
        </w:rPr>
        <w:t>b</w:t>
      </w:r>
      <w:r>
        <w:rPr>
          <w:rFonts w:ascii="Times New Roman" w:hAnsi="Times New Roman" w:cs="Times New Roman"/>
        </w:rPr>
        <w:t>). Error bars show the standard error of the mean.</w:t>
      </w:r>
    </w:p>
    <w:p w14:paraId="02C507C9" w14:textId="77777777" w:rsidR="00CC5BF7" w:rsidRDefault="00CC5BF7" w:rsidP="00CC5BF7">
      <w:pPr>
        <w:spacing w:after="120"/>
        <w:rPr>
          <w:rFonts w:ascii="Times New Roman" w:hAnsi="Times New Roman" w:cs="Times New Roman"/>
        </w:rPr>
      </w:pPr>
    </w:p>
    <w:p w14:paraId="5BC86AAE" w14:textId="77777777" w:rsidR="00CC5BF7" w:rsidRDefault="00CC5BF7" w:rsidP="00CC5BF7">
      <w:pPr>
        <w:spacing w:after="120"/>
        <w:rPr>
          <w:rFonts w:ascii="Times New Roman" w:hAnsi="Times New Roman" w:cs="Times New Roman"/>
        </w:rPr>
      </w:pPr>
      <w:r>
        <w:rPr>
          <w:rFonts w:ascii="Times New Roman" w:hAnsi="Times New Roman" w:cs="Times New Roman"/>
        </w:rPr>
        <w:t xml:space="preserve">Partner selection and changes in rule following of potential partners reinforced each other. The more the partner selector changed her selection criteria (i.e. the difference between </w:t>
      </w:r>
      <w:r>
        <w:rPr>
          <w:rFonts w:ascii="Times New Roman" w:hAnsi="Times New Roman" w:cs="Times New Roman"/>
        </w:rPr>
        <w:lastRenderedPageBreak/>
        <w:t>selecting vs. not selecting a partner across sharing and cheating environment), the more potential partners changed their rule</w:t>
      </w:r>
      <w:r w:rsidR="00627B20">
        <w:rPr>
          <w:rFonts w:ascii="Times New Roman" w:hAnsi="Times New Roman" w:cs="Times New Roman"/>
        </w:rPr>
        <w:t xml:space="preserve"> </w:t>
      </w:r>
      <w:r>
        <w:rPr>
          <w:rFonts w:ascii="Times New Roman" w:hAnsi="Times New Roman" w:cs="Times New Roman"/>
        </w:rPr>
        <w:t xml:space="preserve">following strategy </w:t>
      </w:r>
      <w:r w:rsidRPr="00E204FB">
        <w:rPr>
          <w:rFonts w:ascii="Times New Roman" w:hAnsi="Times New Roman" w:cs="Times New Roman"/>
        </w:rPr>
        <w:t>(</w:t>
      </w:r>
      <w:r w:rsidRPr="009341DF">
        <w:rPr>
          <w:rFonts w:ascii="Times New Roman" w:hAnsi="Times New Roman" w:cs="Times New Roman"/>
        </w:rPr>
        <w:t>Pearson correlation,</w:t>
      </w:r>
      <w:r>
        <w:rPr>
          <w:rFonts w:ascii="Times New Roman" w:hAnsi="Times New Roman" w:cs="Times New Roman"/>
          <w:i/>
          <w:iCs/>
        </w:rPr>
        <w:t xml:space="preserve"> </w:t>
      </w:r>
      <w:r w:rsidRPr="009341DF">
        <w:rPr>
          <w:rFonts w:ascii="Times New Roman" w:hAnsi="Times New Roman" w:cs="Times New Roman"/>
          <w:i/>
          <w:iCs/>
        </w:rPr>
        <w:t>r</w:t>
      </w:r>
      <w:r>
        <w:rPr>
          <w:rFonts w:ascii="Times New Roman" w:hAnsi="Times New Roman" w:cs="Times New Roman"/>
        </w:rPr>
        <w:t xml:space="preserve"> = 0.29, 95% CI: [0.000, 0.531], </w:t>
      </w:r>
      <w:r w:rsidRPr="00332813">
        <w:rPr>
          <w:rFonts w:ascii="Times New Roman" w:hAnsi="Times New Roman" w:cs="Times New Roman"/>
          <w:i/>
          <w:iCs/>
        </w:rPr>
        <w:t>p</w:t>
      </w:r>
      <w:r>
        <w:rPr>
          <w:rFonts w:ascii="Times New Roman" w:hAnsi="Times New Roman" w:cs="Times New Roman"/>
        </w:rPr>
        <w:t xml:space="preserve"> = 0.050).</w:t>
      </w:r>
    </w:p>
    <w:p w14:paraId="32B18C0D" w14:textId="77777777" w:rsidR="00CC5BF7" w:rsidRPr="00071163" w:rsidRDefault="00CC5BF7" w:rsidP="00CC5BF7">
      <w:pPr>
        <w:spacing w:after="120"/>
        <w:rPr>
          <w:rFonts w:ascii="Times New Roman" w:hAnsi="Times New Roman" w:cs="Times New Roman"/>
        </w:rPr>
      </w:pPr>
      <w:r w:rsidRPr="00CC5BF7">
        <w:rPr>
          <w:rFonts w:ascii="Times New Roman" w:hAnsi="Times New Roman" w:cs="Times New Roman"/>
          <w:b/>
          <w:bCs/>
        </w:rPr>
        <w:t>Dynamics over Rounds.</w:t>
      </w:r>
      <w:r>
        <w:rPr>
          <w:rFonts w:ascii="Times New Roman" w:hAnsi="Times New Roman" w:cs="Times New Roman"/>
          <w:i/>
          <w:iCs/>
        </w:rPr>
        <w:t xml:space="preserve"> </w:t>
      </w:r>
      <w:r>
        <w:rPr>
          <w:rFonts w:ascii="Times New Roman" w:hAnsi="Times New Roman" w:cs="Times New Roman"/>
        </w:rPr>
        <w:t xml:space="preserve">Rule following did not significantly change over rounds and remained rather stable in the sharing condition (multilevel regression, round effect in the social condition, </w:t>
      </w:r>
      <w:r w:rsidRPr="008013CF">
        <w:rPr>
          <w:rFonts w:ascii="Times New Roman" w:hAnsi="Times New Roman" w:cs="Times New Roman"/>
          <w:i/>
          <w:iCs/>
        </w:rPr>
        <w:t>b</w:t>
      </w:r>
      <w:r>
        <w:rPr>
          <w:rFonts w:ascii="Times New Roman" w:hAnsi="Times New Roman" w:cs="Times New Roman"/>
        </w:rPr>
        <w:t xml:space="preserve"> = </w:t>
      </w:r>
      <w:r w:rsidRPr="00071163">
        <w:rPr>
          <w:rFonts w:ascii="Times New Roman" w:hAnsi="Times New Roman" w:cs="Times New Roman"/>
        </w:rPr>
        <w:t>-0.03</w:t>
      </w:r>
      <w:r>
        <w:rPr>
          <w:rFonts w:ascii="Times New Roman" w:hAnsi="Times New Roman" w:cs="Times New Roman"/>
        </w:rPr>
        <w:t>5, 95% CI: [</w:t>
      </w:r>
      <w:r w:rsidRPr="00DE5B1D">
        <w:rPr>
          <w:rFonts w:ascii="Times New Roman" w:hAnsi="Times New Roman" w:cs="Times New Roman"/>
        </w:rPr>
        <w:t>-0.097</w:t>
      </w:r>
      <w:r>
        <w:rPr>
          <w:rFonts w:ascii="Times New Roman" w:hAnsi="Times New Roman" w:cs="Times New Roman"/>
        </w:rPr>
        <w:t>,</w:t>
      </w:r>
      <w:r w:rsidRPr="00DE5B1D">
        <w:rPr>
          <w:rFonts w:ascii="Times New Roman" w:hAnsi="Times New Roman" w:cs="Times New Roman"/>
        </w:rPr>
        <w:t xml:space="preserve"> 0.027</w:t>
      </w:r>
      <w:r>
        <w:rPr>
          <w:rFonts w:ascii="Times New Roman" w:hAnsi="Times New Roman" w:cs="Times New Roman"/>
        </w:rPr>
        <w:t xml:space="preserve">7], </w:t>
      </w:r>
      <w:r w:rsidRPr="008013CF">
        <w:rPr>
          <w:rFonts w:ascii="Times New Roman" w:hAnsi="Times New Roman" w:cs="Times New Roman"/>
          <w:i/>
          <w:iCs/>
        </w:rPr>
        <w:t>p</w:t>
      </w:r>
      <w:r>
        <w:rPr>
          <w:rFonts w:ascii="Times New Roman" w:hAnsi="Times New Roman" w:cs="Times New Roman"/>
        </w:rPr>
        <w:t xml:space="preserve"> = 0.278). In comparison, rule following decreased over rounds in the cheating condition (multilevel regression, round × cheating condition, </w:t>
      </w:r>
      <w:r w:rsidRPr="008013CF">
        <w:rPr>
          <w:rFonts w:ascii="Times New Roman" w:hAnsi="Times New Roman" w:cs="Times New Roman"/>
          <w:i/>
          <w:iCs/>
        </w:rPr>
        <w:t>b</w:t>
      </w:r>
      <w:r>
        <w:rPr>
          <w:rFonts w:ascii="Times New Roman" w:hAnsi="Times New Roman" w:cs="Times New Roman"/>
        </w:rPr>
        <w:t xml:space="preserve"> =</w:t>
      </w:r>
      <w:r w:rsidRPr="00DE5B1D">
        <w:rPr>
          <w:rFonts w:ascii="Times New Roman" w:hAnsi="Times New Roman" w:cs="Times New Roman"/>
        </w:rPr>
        <w:t xml:space="preserve"> -0.065</w:t>
      </w:r>
      <w:r>
        <w:rPr>
          <w:rFonts w:ascii="Times New Roman" w:hAnsi="Times New Roman" w:cs="Times New Roman"/>
        </w:rPr>
        <w:t>7, 95% CI: [</w:t>
      </w:r>
      <w:r w:rsidRPr="00DE5B1D">
        <w:rPr>
          <w:rFonts w:ascii="Times New Roman" w:hAnsi="Times New Roman" w:cs="Times New Roman"/>
        </w:rPr>
        <w:t>-0.126</w:t>
      </w:r>
      <w:r>
        <w:rPr>
          <w:rFonts w:ascii="Times New Roman" w:hAnsi="Times New Roman" w:cs="Times New Roman"/>
        </w:rPr>
        <w:t>3,</w:t>
      </w:r>
      <w:r w:rsidRPr="00DE5B1D">
        <w:rPr>
          <w:rFonts w:ascii="Times New Roman" w:hAnsi="Times New Roman" w:cs="Times New Roman"/>
        </w:rPr>
        <w:t xml:space="preserve"> -0.005</w:t>
      </w:r>
      <w:r>
        <w:rPr>
          <w:rFonts w:ascii="Times New Roman" w:hAnsi="Times New Roman" w:cs="Times New Roman"/>
        </w:rPr>
        <w:t xml:space="preserve">], </w:t>
      </w:r>
      <w:r w:rsidRPr="008013CF">
        <w:rPr>
          <w:rFonts w:ascii="Times New Roman" w:hAnsi="Times New Roman" w:cs="Times New Roman"/>
          <w:i/>
          <w:iCs/>
        </w:rPr>
        <w:t>p</w:t>
      </w:r>
      <w:r>
        <w:rPr>
          <w:rFonts w:ascii="Times New Roman" w:hAnsi="Times New Roman" w:cs="Times New Roman"/>
        </w:rPr>
        <w:t xml:space="preserve"> = 0.034) – rule following deteriorated </w:t>
      </w:r>
      <w:r w:rsidR="00DC1BF1">
        <w:rPr>
          <w:rFonts w:ascii="Times New Roman" w:hAnsi="Times New Roman" w:cs="Times New Roman"/>
        </w:rPr>
        <w:t xml:space="preserve">over time </w:t>
      </w:r>
      <w:r>
        <w:rPr>
          <w:rFonts w:ascii="Times New Roman" w:hAnsi="Times New Roman" w:cs="Times New Roman"/>
        </w:rPr>
        <w:t xml:space="preserve">in </w:t>
      </w:r>
      <w:r w:rsidR="00DC1BF1">
        <w:rPr>
          <w:rFonts w:ascii="Times New Roman" w:hAnsi="Times New Roman" w:cs="Times New Roman"/>
        </w:rPr>
        <w:t>the</w:t>
      </w:r>
      <w:r>
        <w:rPr>
          <w:rFonts w:ascii="Times New Roman" w:hAnsi="Times New Roman" w:cs="Times New Roman"/>
        </w:rPr>
        <w:t xml:space="preserve"> cheating environment.</w:t>
      </w:r>
    </w:p>
    <w:p w14:paraId="60569C59" w14:textId="77777777" w:rsidR="00CC5BF7" w:rsidRDefault="00CC5BF7" w:rsidP="00CC5BF7">
      <w:pPr>
        <w:spacing w:after="120"/>
        <w:rPr>
          <w:rFonts w:ascii="Times New Roman" w:hAnsi="Times New Roman" w:cs="Times New Roman"/>
          <w:i/>
          <w:iCs/>
        </w:rPr>
      </w:pPr>
      <w:r w:rsidRPr="00CC5BF7">
        <w:rPr>
          <w:rFonts w:ascii="Times New Roman" w:hAnsi="Times New Roman" w:cs="Times New Roman"/>
          <w:b/>
          <w:bCs/>
        </w:rPr>
        <w:t>Earnings.</w:t>
      </w:r>
      <w:r>
        <w:rPr>
          <w:rFonts w:ascii="Times New Roman" w:hAnsi="Times New Roman" w:cs="Times New Roman"/>
          <w:i/>
          <w:iCs/>
        </w:rPr>
        <w:t xml:space="preserve"> </w:t>
      </w:r>
      <w:r>
        <w:rPr>
          <w:rFonts w:ascii="Times New Roman" w:hAnsi="Times New Roman" w:cs="Times New Roman"/>
        </w:rPr>
        <w:t>Discriminating and preferentially selecting rule</w:t>
      </w:r>
      <w:r w:rsidR="00627B20">
        <w:rPr>
          <w:rFonts w:ascii="Times New Roman" w:hAnsi="Times New Roman" w:cs="Times New Roman"/>
        </w:rPr>
        <w:t xml:space="preserve"> </w:t>
      </w:r>
      <w:r>
        <w:rPr>
          <w:rFonts w:ascii="Times New Roman" w:hAnsi="Times New Roman" w:cs="Times New Roman"/>
        </w:rPr>
        <w:t>followers vs. rule</w:t>
      </w:r>
      <w:r w:rsidR="00627B20">
        <w:rPr>
          <w:rFonts w:ascii="Times New Roman" w:hAnsi="Times New Roman" w:cs="Times New Roman"/>
        </w:rPr>
        <w:t xml:space="preserve"> </w:t>
      </w:r>
      <w:r>
        <w:rPr>
          <w:rFonts w:ascii="Times New Roman" w:hAnsi="Times New Roman" w:cs="Times New Roman"/>
        </w:rPr>
        <w:t xml:space="preserve">violators across conditions paid off for partner selectors. Selecting partners that followed more rules significantly increased earnings of partner selectors in the sharing condition (multilevel regression, rule following of selected partners, </w:t>
      </w:r>
      <w:r w:rsidRPr="008013CF">
        <w:rPr>
          <w:rFonts w:ascii="Times New Roman" w:hAnsi="Times New Roman" w:cs="Times New Roman"/>
          <w:i/>
          <w:iCs/>
        </w:rPr>
        <w:t>b</w:t>
      </w:r>
      <w:r>
        <w:rPr>
          <w:rFonts w:ascii="Times New Roman" w:hAnsi="Times New Roman" w:cs="Times New Roman"/>
        </w:rPr>
        <w:t xml:space="preserve"> = 1.916, 95% CI: [</w:t>
      </w:r>
      <w:r w:rsidRPr="00D57CF8">
        <w:rPr>
          <w:rFonts w:ascii="Times New Roman" w:hAnsi="Times New Roman" w:cs="Times New Roman"/>
        </w:rPr>
        <w:t>0.011</w:t>
      </w:r>
      <w:r>
        <w:rPr>
          <w:rFonts w:ascii="Times New Roman" w:hAnsi="Times New Roman" w:cs="Times New Roman"/>
        </w:rPr>
        <w:t xml:space="preserve">, </w:t>
      </w:r>
      <w:r w:rsidRPr="00D57CF8">
        <w:rPr>
          <w:rFonts w:ascii="Times New Roman" w:hAnsi="Times New Roman" w:cs="Times New Roman"/>
        </w:rPr>
        <w:t>3.777</w:t>
      </w:r>
      <w:r>
        <w:rPr>
          <w:rFonts w:ascii="Times New Roman" w:hAnsi="Times New Roman" w:cs="Times New Roman"/>
        </w:rPr>
        <w:t xml:space="preserve">], </w:t>
      </w:r>
      <w:r w:rsidRPr="008013CF">
        <w:rPr>
          <w:rFonts w:ascii="Times New Roman" w:hAnsi="Times New Roman" w:cs="Times New Roman"/>
          <w:i/>
          <w:iCs/>
        </w:rPr>
        <w:t>p</w:t>
      </w:r>
      <w:r>
        <w:rPr>
          <w:rFonts w:ascii="Times New Roman" w:hAnsi="Times New Roman" w:cs="Times New Roman"/>
        </w:rPr>
        <w:t xml:space="preserve"> = 0.046), while selecting partners that followed less rules significantly increased earnings of partners selectors in the cheating condition (multilevel regression, rule following of selected partners × cheating condition, </w:t>
      </w:r>
      <w:r w:rsidRPr="008013CF">
        <w:rPr>
          <w:rFonts w:ascii="Times New Roman" w:hAnsi="Times New Roman" w:cs="Times New Roman"/>
          <w:i/>
          <w:iCs/>
        </w:rPr>
        <w:t>b</w:t>
      </w:r>
      <w:r>
        <w:rPr>
          <w:rFonts w:ascii="Times New Roman" w:hAnsi="Times New Roman" w:cs="Times New Roman"/>
        </w:rPr>
        <w:t xml:space="preserve"> = </w:t>
      </w:r>
      <w:r w:rsidRPr="00D57CF8">
        <w:rPr>
          <w:rFonts w:ascii="Times New Roman" w:hAnsi="Times New Roman" w:cs="Times New Roman"/>
        </w:rPr>
        <w:t>-3.25</w:t>
      </w:r>
      <w:r>
        <w:rPr>
          <w:rFonts w:ascii="Times New Roman" w:hAnsi="Times New Roman" w:cs="Times New Roman"/>
        </w:rPr>
        <w:t>7, 95% CI: [</w:t>
      </w:r>
      <w:r w:rsidRPr="00F44AFE">
        <w:rPr>
          <w:rFonts w:ascii="Times New Roman" w:hAnsi="Times New Roman" w:cs="Times New Roman"/>
        </w:rPr>
        <w:t>-5.689</w:t>
      </w:r>
      <w:r>
        <w:rPr>
          <w:rFonts w:ascii="Times New Roman" w:hAnsi="Times New Roman" w:cs="Times New Roman"/>
        </w:rPr>
        <w:t>,</w:t>
      </w:r>
      <w:r w:rsidRPr="00F44AFE">
        <w:rPr>
          <w:rFonts w:ascii="Times New Roman" w:hAnsi="Times New Roman" w:cs="Times New Roman"/>
        </w:rPr>
        <w:t xml:space="preserve"> -0.833</w:t>
      </w:r>
      <w:r>
        <w:rPr>
          <w:rFonts w:ascii="Times New Roman" w:hAnsi="Times New Roman" w:cs="Times New Roman"/>
        </w:rPr>
        <w:t xml:space="preserve">], </w:t>
      </w:r>
      <w:r w:rsidRPr="008013CF">
        <w:rPr>
          <w:rFonts w:ascii="Times New Roman" w:hAnsi="Times New Roman" w:cs="Times New Roman"/>
          <w:i/>
          <w:iCs/>
        </w:rPr>
        <w:t>p</w:t>
      </w:r>
      <w:r>
        <w:rPr>
          <w:rFonts w:ascii="Times New Roman" w:hAnsi="Times New Roman" w:cs="Times New Roman"/>
        </w:rPr>
        <w:t xml:space="preserve"> = 0.009). </w:t>
      </w:r>
    </w:p>
    <w:p w14:paraId="75B8E310" w14:textId="77777777" w:rsidR="00CC5BF7" w:rsidRPr="00CC5BF7" w:rsidRDefault="00CC5BF7" w:rsidP="00CC5BF7">
      <w:pPr>
        <w:spacing w:after="120"/>
        <w:rPr>
          <w:rFonts w:ascii="Times New Roman" w:hAnsi="Times New Roman" w:cs="Times New Roman"/>
        </w:rPr>
      </w:pPr>
      <w:r w:rsidRPr="00CC5BF7">
        <w:rPr>
          <w:rFonts w:ascii="Times New Roman" w:hAnsi="Times New Roman" w:cs="Times New Roman"/>
          <w:b/>
          <w:bCs/>
        </w:rPr>
        <w:t>Social Value Orientation.</w:t>
      </w:r>
      <w:r>
        <w:rPr>
          <w:rFonts w:ascii="Times New Roman" w:hAnsi="Times New Roman" w:cs="Times New Roman"/>
          <w:i/>
          <w:iCs/>
        </w:rPr>
        <w:t xml:space="preserve"> </w:t>
      </w:r>
      <w:r>
        <w:rPr>
          <w:rFonts w:ascii="Times New Roman" w:hAnsi="Times New Roman" w:cs="Times New Roman"/>
        </w:rPr>
        <w:t xml:space="preserve">While potential partners adapted their rule abidance according to the environment and the partner preferences of partner selectors, people </w:t>
      </w:r>
      <w:r w:rsidR="0020562D">
        <w:rPr>
          <w:rFonts w:ascii="Times New Roman" w:hAnsi="Times New Roman" w:cs="Times New Roman"/>
        </w:rPr>
        <w:t>may also differ</w:t>
      </w:r>
      <w:r>
        <w:rPr>
          <w:rFonts w:ascii="Times New Roman" w:hAnsi="Times New Roman" w:cs="Times New Roman"/>
        </w:rPr>
        <w:t xml:space="preserve"> in their sensitivity to incentives and situational demands. Indeed, participants that were classified as pro-social in the SVO </w:t>
      </w:r>
      <w:r w:rsidRPr="00DC1BF1">
        <w:rPr>
          <w:rFonts w:ascii="Times New Roman" w:hAnsi="Times New Roman" w:cs="Times New Roman"/>
        </w:rPr>
        <w:t>task followed more rules than participants classified as selfish on average (average rule following of pro-</w:t>
      </w:r>
      <w:proofErr w:type="spellStart"/>
      <w:r w:rsidR="0020562D" w:rsidRPr="00DC1BF1">
        <w:rPr>
          <w:rFonts w:ascii="Times New Roman" w:hAnsi="Times New Roman" w:cs="Times New Roman"/>
        </w:rPr>
        <w:t>selfs</w:t>
      </w:r>
      <w:proofErr w:type="spellEnd"/>
      <w:r w:rsidRPr="00DC1BF1">
        <w:rPr>
          <w:rFonts w:ascii="Times New Roman" w:hAnsi="Times New Roman" w:cs="Times New Roman"/>
        </w:rPr>
        <w:t>: 6.6 vs. average rule following of pro-</w:t>
      </w:r>
      <w:r w:rsidR="0020562D" w:rsidRPr="00DC1BF1">
        <w:rPr>
          <w:rFonts w:ascii="Times New Roman" w:hAnsi="Times New Roman" w:cs="Times New Roman"/>
        </w:rPr>
        <w:t>socials</w:t>
      </w:r>
      <w:r w:rsidRPr="00DC1BF1">
        <w:rPr>
          <w:rFonts w:ascii="Times New Roman" w:hAnsi="Times New Roman" w:cs="Times New Roman"/>
        </w:rPr>
        <w:t>: 8.5,</w:t>
      </w:r>
      <w:r>
        <w:rPr>
          <w:rFonts w:ascii="Times New Roman" w:hAnsi="Times New Roman" w:cs="Times New Roman"/>
        </w:rPr>
        <w:t xml:space="preserve"> Mann-Whitney U-test, </w:t>
      </w:r>
      <w:r w:rsidRPr="00DC182A">
        <w:rPr>
          <w:rFonts w:ascii="Times New Roman" w:hAnsi="Times New Roman" w:cs="Times New Roman"/>
          <w:i/>
          <w:iCs/>
        </w:rPr>
        <w:t>U</w:t>
      </w:r>
      <w:r>
        <w:rPr>
          <w:rFonts w:ascii="Times New Roman" w:hAnsi="Times New Roman" w:cs="Times New Roman"/>
        </w:rPr>
        <w:t xml:space="preserve"> = </w:t>
      </w:r>
      <w:r w:rsidRPr="00DC182A">
        <w:rPr>
          <w:rFonts w:ascii="Times New Roman" w:hAnsi="Times New Roman" w:cs="Times New Roman"/>
        </w:rPr>
        <w:t>1659.5</w:t>
      </w:r>
      <w:r>
        <w:rPr>
          <w:rFonts w:ascii="Times New Roman" w:hAnsi="Times New Roman" w:cs="Times New Roman"/>
        </w:rPr>
        <w:t xml:space="preserve">, </w:t>
      </w:r>
      <w:r w:rsidRPr="00DC182A">
        <w:rPr>
          <w:rFonts w:ascii="Times New Roman" w:hAnsi="Times New Roman" w:cs="Times New Roman"/>
          <w:i/>
          <w:iCs/>
        </w:rPr>
        <w:t>p</w:t>
      </w:r>
      <w:r>
        <w:rPr>
          <w:rFonts w:ascii="Times New Roman" w:hAnsi="Times New Roman" w:cs="Times New Roman"/>
        </w:rPr>
        <w:t xml:space="preserve"> = </w:t>
      </w:r>
      <w:r w:rsidRPr="00DC182A">
        <w:rPr>
          <w:rFonts w:ascii="Times New Roman" w:hAnsi="Times New Roman" w:cs="Times New Roman"/>
        </w:rPr>
        <w:t>0.019</w:t>
      </w:r>
      <w:r>
        <w:rPr>
          <w:rFonts w:ascii="Times New Roman" w:hAnsi="Times New Roman" w:cs="Times New Roman"/>
        </w:rPr>
        <w:t xml:space="preserve">). Also independent of the condition, participants who scored higher on the SVO task exhibited more rule following (multilevel regression, SVO main </w:t>
      </w:r>
      <w:r>
        <w:rPr>
          <w:rFonts w:ascii="Times New Roman" w:hAnsi="Times New Roman" w:cs="Times New Roman"/>
        </w:rPr>
        <w:lastRenderedPageBreak/>
        <w:t xml:space="preserve">effect, </w:t>
      </w:r>
      <w:r w:rsidRPr="008013CF">
        <w:rPr>
          <w:rFonts w:ascii="Times New Roman" w:hAnsi="Times New Roman" w:cs="Times New Roman"/>
          <w:i/>
          <w:iCs/>
        </w:rPr>
        <w:t>b</w:t>
      </w:r>
      <w:r>
        <w:rPr>
          <w:rFonts w:ascii="Times New Roman" w:hAnsi="Times New Roman" w:cs="Times New Roman"/>
        </w:rPr>
        <w:t xml:space="preserve"> = </w:t>
      </w:r>
      <w:r w:rsidRPr="00DC182A">
        <w:rPr>
          <w:rFonts w:ascii="Times New Roman" w:hAnsi="Times New Roman" w:cs="Times New Roman"/>
        </w:rPr>
        <w:t>0.05</w:t>
      </w:r>
      <w:r>
        <w:rPr>
          <w:rFonts w:ascii="Times New Roman" w:hAnsi="Times New Roman" w:cs="Times New Roman"/>
        </w:rPr>
        <w:t>6, 95% CI: [</w:t>
      </w:r>
      <w:r w:rsidRPr="00DC182A">
        <w:rPr>
          <w:rFonts w:ascii="Times New Roman" w:hAnsi="Times New Roman" w:cs="Times New Roman"/>
        </w:rPr>
        <w:t>0.0112</w:t>
      </w:r>
      <w:r>
        <w:rPr>
          <w:rFonts w:ascii="Times New Roman" w:hAnsi="Times New Roman" w:cs="Times New Roman"/>
        </w:rPr>
        <w:t>,</w:t>
      </w:r>
      <w:r w:rsidRPr="00DC182A">
        <w:rPr>
          <w:rFonts w:ascii="Times New Roman" w:hAnsi="Times New Roman" w:cs="Times New Roman"/>
        </w:rPr>
        <w:t xml:space="preserve"> 0.100</w:t>
      </w:r>
      <w:r>
        <w:rPr>
          <w:rFonts w:ascii="Times New Roman" w:hAnsi="Times New Roman" w:cs="Times New Roman"/>
        </w:rPr>
        <w:t xml:space="preserve">3], </w:t>
      </w:r>
      <w:r w:rsidRPr="008013CF">
        <w:rPr>
          <w:rFonts w:ascii="Times New Roman" w:hAnsi="Times New Roman" w:cs="Times New Roman"/>
          <w:i/>
          <w:iCs/>
        </w:rPr>
        <w:t>p</w:t>
      </w:r>
      <w:r>
        <w:rPr>
          <w:rFonts w:ascii="Times New Roman" w:hAnsi="Times New Roman" w:cs="Times New Roman"/>
        </w:rPr>
        <w:t xml:space="preserve"> = 0.015). Consequently, participants with higher social preferences had a higher chance to be selected as partners in the sharing condition (multilevel regression, SVO </w:t>
      </w:r>
      <w:commentRangeStart w:id="88"/>
      <w:r>
        <w:rPr>
          <w:rFonts w:ascii="Times New Roman" w:hAnsi="Times New Roman" w:cs="Times New Roman"/>
        </w:rPr>
        <w:t>/</w:t>
      </w:r>
      <w:commentRangeEnd w:id="88"/>
      <w:r w:rsidR="006A1030">
        <w:rPr>
          <w:rStyle w:val="CommentReference"/>
        </w:rPr>
        <w:commentReference w:id="88"/>
      </w:r>
      <w:r>
        <w:rPr>
          <w:rFonts w:ascii="Times New Roman" w:hAnsi="Times New Roman" w:cs="Times New Roman"/>
        </w:rPr>
        <w:t xml:space="preserve"> sharing condition</w:t>
      </w:r>
      <w:r w:rsidRPr="009E3406">
        <w:rPr>
          <w:rFonts w:ascii="Times New Roman" w:hAnsi="Times New Roman" w:cs="Times New Roman"/>
        </w:rPr>
        <w:t>,</w:t>
      </w:r>
      <w:r>
        <w:rPr>
          <w:rFonts w:ascii="Times New Roman" w:hAnsi="Times New Roman" w:cs="Times New Roman"/>
          <w:i/>
          <w:iCs/>
        </w:rPr>
        <w:t xml:space="preserve"> </w:t>
      </w:r>
      <w:r w:rsidRPr="008013CF">
        <w:rPr>
          <w:rFonts w:ascii="Times New Roman" w:hAnsi="Times New Roman" w:cs="Times New Roman"/>
          <w:i/>
          <w:iCs/>
        </w:rPr>
        <w:t>b</w:t>
      </w:r>
      <w:r>
        <w:rPr>
          <w:rFonts w:ascii="Times New Roman" w:hAnsi="Times New Roman" w:cs="Times New Roman"/>
        </w:rPr>
        <w:t xml:space="preserve"> = </w:t>
      </w:r>
      <w:r w:rsidRPr="009E3406">
        <w:rPr>
          <w:rFonts w:ascii="Times New Roman" w:hAnsi="Times New Roman" w:cs="Times New Roman"/>
        </w:rPr>
        <w:t>0.003</w:t>
      </w:r>
      <w:r>
        <w:rPr>
          <w:rFonts w:ascii="Times New Roman" w:hAnsi="Times New Roman" w:cs="Times New Roman"/>
        </w:rPr>
        <w:t>, 95% CI: [</w:t>
      </w:r>
      <w:r w:rsidRPr="009E3406">
        <w:rPr>
          <w:rFonts w:ascii="Times New Roman" w:hAnsi="Times New Roman" w:cs="Times New Roman"/>
        </w:rPr>
        <w:t>0.000</w:t>
      </w:r>
      <w:r>
        <w:rPr>
          <w:rFonts w:ascii="Times New Roman" w:hAnsi="Times New Roman" w:cs="Times New Roman"/>
        </w:rPr>
        <w:t>4,</w:t>
      </w:r>
      <w:r w:rsidRPr="009E3406">
        <w:rPr>
          <w:rFonts w:ascii="Times New Roman" w:hAnsi="Times New Roman" w:cs="Times New Roman"/>
        </w:rPr>
        <w:t xml:space="preserve"> 0.006</w:t>
      </w:r>
      <w:r>
        <w:rPr>
          <w:rFonts w:ascii="Times New Roman" w:hAnsi="Times New Roman" w:cs="Times New Roman"/>
        </w:rPr>
        <w:t xml:space="preserve">1], </w:t>
      </w:r>
      <w:r w:rsidRPr="008013CF">
        <w:rPr>
          <w:rFonts w:ascii="Times New Roman" w:hAnsi="Times New Roman" w:cs="Times New Roman"/>
          <w:i/>
          <w:iCs/>
        </w:rPr>
        <w:t>p</w:t>
      </w:r>
      <w:r>
        <w:rPr>
          <w:rFonts w:ascii="Times New Roman" w:hAnsi="Times New Roman" w:cs="Times New Roman"/>
        </w:rPr>
        <w:t xml:space="preserve"> = 0.027), but a lower chance to be selected as partners in the cheating condition (multilevel regression, SVO × cheating condition</w:t>
      </w:r>
      <w:r w:rsidRPr="009E3406">
        <w:rPr>
          <w:rFonts w:ascii="Times New Roman" w:hAnsi="Times New Roman" w:cs="Times New Roman"/>
        </w:rPr>
        <w:t>,</w:t>
      </w:r>
      <w:r>
        <w:rPr>
          <w:rFonts w:ascii="Times New Roman" w:hAnsi="Times New Roman" w:cs="Times New Roman"/>
          <w:i/>
          <w:iCs/>
        </w:rPr>
        <w:t xml:space="preserve"> </w:t>
      </w:r>
      <w:r w:rsidRPr="008013CF">
        <w:rPr>
          <w:rFonts w:ascii="Times New Roman" w:hAnsi="Times New Roman" w:cs="Times New Roman"/>
          <w:i/>
          <w:iCs/>
        </w:rPr>
        <w:t>b</w:t>
      </w:r>
      <w:r>
        <w:rPr>
          <w:rFonts w:ascii="Times New Roman" w:hAnsi="Times New Roman" w:cs="Times New Roman"/>
        </w:rPr>
        <w:t xml:space="preserve"> = </w:t>
      </w:r>
      <w:r w:rsidRPr="009E3406">
        <w:rPr>
          <w:rFonts w:ascii="Times New Roman" w:hAnsi="Times New Roman" w:cs="Times New Roman"/>
        </w:rPr>
        <w:t>-0.006</w:t>
      </w:r>
      <w:r>
        <w:rPr>
          <w:rFonts w:ascii="Times New Roman" w:hAnsi="Times New Roman" w:cs="Times New Roman"/>
        </w:rPr>
        <w:t>, 95% CI: [</w:t>
      </w:r>
      <w:r w:rsidRPr="009E3406">
        <w:rPr>
          <w:rFonts w:ascii="Times New Roman" w:hAnsi="Times New Roman" w:cs="Times New Roman"/>
        </w:rPr>
        <w:t>-0.0</w:t>
      </w:r>
      <w:r>
        <w:rPr>
          <w:rFonts w:ascii="Times New Roman" w:hAnsi="Times New Roman" w:cs="Times New Roman"/>
        </w:rPr>
        <w:t>100,</w:t>
      </w:r>
      <w:r w:rsidRPr="009E3406">
        <w:rPr>
          <w:rFonts w:ascii="Times New Roman" w:hAnsi="Times New Roman" w:cs="Times New Roman"/>
        </w:rPr>
        <w:t xml:space="preserve"> -0.0023</w:t>
      </w:r>
      <w:r>
        <w:rPr>
          <w:rFonts w:ascii="Times New Roman" w:hAnsi="Times New Roman" w:cs="Times New Roman"/>
        </w:rPr>
        <w:t xml:space="preserve">], </w:t>
      </w:r>
      <w:r w:rsidRPr="008013CF">
        <w:rPr>
          <w:rFonts w:ascii="Times New Roman" w:hAnsi="Times New Roman" w:cs="Times New Roman"/>
          <w:i/>
          <w:iCs/>
        </w:rPr>
        <w:t>p</w:t>
      </w:r>
      <w:r>
        <w:rPr>
          <w:rFonts w:ascii="Times New Roman" w:hAnsi="Times New Roman" w:cs="Times New Roman"/>
        </w:rPr>
        <w:t xml:space="preserve"> = 0.002). Compared to selfish types, pro-social types also reported lower numbers in the die rolling task when selected as partners (average report of pro-socials: 4.4 vs. average reports of pro-</w:t>
      </w:r>
      <w:proofErr w:type="spellStart"/>
      <w:r>
        <w:rPr>
          <w:rFonts w:ascii="Times New Roman" w:hAnsi="Times New Roman" w:cs="Times New Roman"/>
        </w:rPr>
        <w:t>selfs</w:t>
      </w:r>
      <w:proofErr w:type="spellEnd"/>
      <w:r>
        <w:rPr>
          <w:rFonts w:ascii="Times New Roman" w:hAnsi="Times New Roman" w:cs="Times New Roman"/>
        </w:rPr>
        <w:t xml:space="preserve">: 5.0, Mann-Whitney U-test, </w:t>
      </w:r>
      <w:r w:rsidRPr="00DC182A">
        <w:rPr>
          <w:rFonts w:ascii="Times New Roman" w:hAnsi="Times New Roman" w:cs="Times New Roman"/>
          <w:i/>
          <w:iCs/>
        </w:rPr>
        <w:t>U</w:t>
      </w:r>
      <w:r>
        <w:rPr>
          <w:rFonts w:ascii="Times New Roman" w:hAnsi="Times New Roman" w:cs="Times New Roman"/>
        </w:rPr>
        <w:t xml:space="preserve"> = </w:t>
      </w:r>
      <w:r w:rsidRPr="009E3406">
        <w:rPr>
          <w:rFonts w:ascii="Times New Roman" w:hAnsi="Times New Roman" w:cs="Times New Roman"/>
        </w:rPr>
        <w:t>2986.5</w:t>
      </w:r>
      <w:r>
        <w:rPr>
          <w:rFonts w:ascii="Times New Roman" w:hAnsi="Times New Roman" w:cs="Times New Roman"/>
        </w:rPr>
        <w:t xml:space="preserve">, </w:t>
      </w:r>
      <w:r w:rsidRPr="00DC182A">
        <w:rPr>
          <w:rFonts w:ascii="Times New Roman" w:hAnsi="Times New Roman" w:cs="Times New Roman"/>
          <w:i/>
          <w:iCs/>
        </w:rPr>
        <w:t>p</w:t>
      </w:r>
      <w:r>
        <w:rPr>
          <w:rFonts w:ascii="Times New Roman" w:hAnsi="Times New Roman" w:cs="Times New Roman"/>
        </w:rPr>
        <w:t xml:space="preserve"> &lt; </w:t>
      </w:r>
      <w:r w:rsidRPr="00DC182A">
        <w:rPr>
          <w:rFonts w:ascii="Times New Roman" w:hAnsi="Times New Roman" w:cs="Times New Roman"/>
        </w:rPr>
        <w:t>0.0</w:t>
      </w:r>
      <w:r>
        <w:rPr>
          <w:rFonts w:ascii="Times New Roman" w:hAnsi="Times New Roman" w:cs="Times New Roman"/>
        </w:rPr>
        <w:t xml:space="preserve">01). Hence, people with higher social preferences were more resilient to the change in partner preferences, followed more rules, and cheated less in the cheating condition at the cost of being selected less frequently as partners. </w:t>
      </w:r>
    </w:p>
    <w:p w14:paraId="50EBC9C2" w14:textId="77777777" w:rsidR="00CC5BF7" w:rsidRDefault="00CC5BF7" w:rsidP="00CC5BF7">
      <w:pPr>
        <w:pStyle w:val="Heading1"/>
      </w:pPr>
      <w:r>
        <w:rPr>
          <w:rFonts w:ascii="Times New Roman" w:eastAsiaTheme="minorHAnsi" w:hAnsi="Times New Roman" w:cs="Times New Roman"/>
          <w:kern w:val="0"/>
          <w:lang w:eastAsia="en-US"/>
        </w:rPr>
        <w:t>Discussion</w:t>
      </w:r>
    </w:p>
    <w:p w14:paraId="00A7F584" w14:textId="77777777" w:rsidR="00CC5BF7" w:rsidRDefault="0020562D" w:rsidP="00CC5BF7">
      <w:pPr>
        <w:spacing w:after="120"/>
        <w:rPr>
          <w:rFonts w:ascii="Times New Roman" w:hAnsi="Times New Roman" w:cs="Times New Roman"/>
        </w:rPr>
      </w:pPr>
      <w:r>
        <w:rPr>
          <w:rFonts w:ascii="Times New Roman" w:hAnsi="Times New Roman" w:cs="Times New Roman"/>
        </w:rPr>
        <w:t>Understanding w</w:t>
      </w:r>
      <w:r w:rsidR="00CC5BF7">
        <w:rPr>
          <w:rFonts w:ascii="Times New Roman" w:hAnsi="Times New Roman" w:cs="Times New Roman"/>
        </w:rPr>
        <w:t xml:space="preserve">hy and when people follow costly rules is important to understand the emergence and prevalence of norms in groups and how people sustain cooperative relationships. On the flipside, revealing under what circumstances people violate rules can give us important insights under what condition ethical misconduct can emerge and in which environments people tolerate or even enforce rule breaking. </w:t>
      </w:r>
    </w:p>
    <w:p w14:paraId="46827ADB" w14:textId="77777777" w:rsidR="00CC5BF7" w:rsidRDefault="00CC5BF7" w:rsidP="00CC5BF7">
      <w:pPr>
        <w:spacing w:after="120"/>
        <w:rPr>
          <w:rFonts w:ascii="Times New Roman" w:hAnsi="Times New Roman" w:cs="Times New Roman"/>
        </w:rPr>
      </w:pPr>
      <w:r>
        <w:rPr>
          <w:rFonts w:ascii="Times New Roman" w:hAnsi="Times New Roman" w:cs="Times New Roman"/>
        </w:rPr>
        <w:t xml:space="preserve">Similar to cooperation dilemmas in which defection is the economically rational choice, costly rules raise the question how they are established and why they are followed in the first place. Previous research suggested and has shown that costly rule following can be maintained through punishment </w:t>
      </w:r>
      <w:r w:rsidR="0019153A">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&lt;citation&gt;&lt;priority&gt;24&lt;/priority&gt;&lt;uuid&gt;6A574121-08FD-4B12-A89A-251012876C1A&lt;/uuid&gt;&lt;publications&gt;&lt;publication&gt;&lt;subtype&gt;400&lt;/subtype&gt;&lt;publisher&gt;Elsevier Current Trends&lt;/publisher&gt;&lt;title&gt;Social norms and human cooperation&lt;/title&gt;&lt;url&gt;https://linkinghub.elsevier.com/retrieve/pii/S1364661304000506&lt;/url&gt;&lt;volume&gt;8&lt;/volume&gt;&lt;publication_date&gt;99200404011200000000222000&lt;/publication_date&gt;&lt;uuid&gt;89A552EE-582A-4235-A56E-B91960007D80&lt;/uuid&gt;&lt;type&gt;400&lt;/type&gt;&lt;number&gt;4&lt;/number&gt;&lt;doi&gt;10.1016/j.tics.2004.02.007&lt;/doi&gt;&lt;startpage&gt;185&lt;/startpage&gt;&lt;endpage&gt;190&lt;/endpage&gt;&lt;bundle&gt;&lt;publication&gt;&lt;title&gt;Trends in cognitive sciences&lt;/title&gt;&lt;uuid&gt;24876794-9AE3-46A6-94BE-41789A178973&lt;/uuid&gt;&lt;subtype&gt;-100&lt;/subtype&gt;&lt;publisher&gt;Elsevier Ltd&lt;/publisher&gt;&lt;type&gt;-100&lt;/type&gt;&lt;/publication&gt;&lt;/bundle&gt;&lt;authors&gt;&lt;author&gt;&lt;lastName&gt;Fehr&lt;/lastName&gt;&lt;firstName&gt;Ernst&lt;/firstName&gt;&lt;/author&gt;&lt;author&gt;&lt;lastName&gt;Fischbacher&lt;/lastName&gt;&lt;firstName&gt;Urs&lt;/firstName&gt;&lt;/author&gt;&lt;/authors&gt;&lt;/publication&gt;&lt;publication&gt;&lt;subtype&gt;400&lt;/subtype&gt;&lt;publisher&gt;Public Library of Science&lt;/publisher&gt;&lt;title&gt;Punish and voice: Punishment enhances cooperation when combined with norm-signalling&lt;/title&gt;&lt;url&gt;https://journals.plos.org/plosone/article?id=10.1371/journal.pone.0064941&lt;/url&gt;&lt;volume&gt;8&lt;/volume&gt;&lt;publication_date&gt;99201306121200000000222000&lt;/publication_date&gt;&lt;uuid&gt;F06A3D70-9106-49B4-8B0A-5DD8F5A583EC&lt;/uuid&gt;&lt;type&gt;400&lt;/type&gt;&lt;number&gt;6&lt;/number&gt;&lt;doi&gt;10.1371/journal.pone.0064941&lt;/doi&gt;&lt;startpage&gt;1&lt;/startpage&gt;&lt;endpage&gt;8&lt;/endpage&gt;&lt;bundle&gt;&lt;publication&gt;&lt;title&gt;PLoS ONE&lt;/title&gt;&lt;uuid&gt;2E193ECD-AF5E-472C-89EF-3FA909B5F406&lt;/uuid&gt;&lt;subtype&gt;-100&lt;/subtype&gt;&lt;publisher&gt;Public Library of Science&lt;/publisher&gt;&lt;type&gt;-100&lt;/type&gt;&lt;/publication&gt;&lt;/bundle&gt;&lt;authors&gt;&lt;author&gt;&lt;lastName&gt;Andrighetto&lt;/lastName&gt;&lt;firstName&gt;Giulia&lt;/firstName&gt;&lt;/author&gt;&lt;author&gt;&lt;lastName&gt;Brandts&lt;/lastName&gt;&lt;firstName&gt;Jordi&lt;/firstName&gt;&lt;/author&gt;&lt;author&gt;&lt;lastName&gt;Conte&lt;/lastName&gt;&lt;firstName&gt;Rosaria&lt;/firstName&gt;&lt;/author&gt;&lt;author&gt;&lt;lastName&gt;Sabater-Mir&lt;/lastName&gt;&lt;firstName&gt;Jordi&lt;/firstName&gt;&lt;/author&gt;&lt;author&gt;&lt;lastName&gt;Solaz&lt;/lastName&gt;&lt;firstName&gt;Hector&lt;/firstName&gt;&lt;/author&gt;&lt;author&gt;&lt;lastName&gt;Villatoro&lt;/lastName&gt;&lt;firstName&gt;Daniel&lt;/firstName&gt;&lt;/author&gt;&lt;/authors&gt;&lt;/publication&gt;&lt;/publications&gt;&lt;cites&gt;&lt;/cites&gt;&lt;/citation&gt;</w:instrText>
      </w:r>
      <w:r w:rsidR="0019153A">
        <w:rPr>
          <w:rFonts w:ascii="Times New Roman" w:hAnsi="Times New Roman" w:cs="Times New Roman"/>
        </w:rPr>
        <w:fldChar w:fldCharType="separate"/>
      </w:r>
      <w:r w:rsidR="0019153A">
        <w:rPr>
          <w:rFonts w:ascii="Times New Roman" w:hAnsi="Times New Roman" w:cs="Times New Roman"/>
          <w:kern w:val="0"/>
        </w:rPr>
        <w:t>(Andrighetto et al., 2013; Fehr &amp; Fischbacher, 2004)</w:t>
      </w:r>
      <w:r w:rsidR="0019153A">
        <w:rPr>
          <w:rFonts w:ascii="Times New Roman" w:hAnsi="Times New Roman" w:cs="Times New Roman"/>
        </w:rPr>
        <w:fldChar w:fldCharType="end"/>
      </w:r>
      <w:r>
        <w:rPr>
          <w:rFonts w:ascii="Times New Roman" w:hAnsi="Times New Roman" w:cs="Times New Roman"/>
        </w:rPr>
        <w:t xml:space="preserve">, because people internalize rules </w:t>
      </w:r>
      <w:r w:rsidR="0019153A">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&lt;citation&gt;&lt;priority&gt;25&lt;/priority&gt;&lt;uuid&gt;D4F9ACC8-1E67-4AA7-AE01-4F94AEC20B99&lt;/uuid&gt;&lt;publications&gt;&lt;publication&gt;&lt;subtype&gt;-1000&lt;/subtype&gt;&lt;publisher&gt;Elsevier&lt;/publisher&gt;&lt;title&gt;Moral internalization: Current theory and research&lt;/title&gt;&lt;url&gt;http://linkinghub.elsevier.com/retrieve/pii/S006526010860355X&lt;/url&gt;&lt;volume&gt;10&lt;/volume&gt;&lt;publication_date&gt;99197700001200000000200000&lt;/publication_date&gt;&lt;uuid&gt;FFB3FF45-6E4F-4955-B5A0-3A4AD0739247&lt;/uuid&gt;&lt;type&gt;-1000&lt;/type&gt;&lt;citekey&gt;Hoffman:1977fx&lt;/citekey&gt;&lt;subtitle&gt;Advances in Experimental Social Psychology&lt;/subtitle&gt;&lt;doi&gt;10.1016/S0065-2601(08)60355-X&lt;/doi&gt;&lt;startpage&gt;85&lt;/startpage&gt;&lt;endpage&gt;133&lt;/endpage&gt;&lt;bundle&gt;&lt;publication&gt;&lt;subtype&gt;0&lt;/subtype&gt;&lt;publisher&gt;Elsevier&lt;/publisher&gt;&lt;title&gt;Advances in Experimental Social Psychology&lt;/title&gt;&lt;url&gt;http://www.worldcat.org/title/advances-in-experimental-social-psychology-volume-10/oclc/299391685&lt;/url&gt;&lt;publication_date&gt;99197700001200000000200000&lt;/publication_date&gt;&lt;uuid&gt;D17BDD32-062C-4B5C-8BB2-76B3051331A8&lt;/uuid&gt;&lt;type&gt;0&lt;/type&gt;&lt;/publication&gt;&lt;/bundle&gt;&lt;authors&gt;&lt;author&gt;&lt;lastName&gt;Hoffman&lt;/lastName&gt;&lt;firstName&gt;Martin&lt;/firstName&gt;&lt;middleNames&gt;L&lt;/middleNames&gt;&lt;/author&gt;&lt;/authors&gt;&lt;/publication&gt;&lt;publication&gt;&lt;subtype&gt;400&lt;/subtype&gt;&lt;publisher&gt; INFORMS&lt;/publisher&gt;&lt;title&gt;Habits of virtue: Creating norms of cooperation and defection in the laboratory&lt;/title&gt;&lt;url&gt;http://pubsonline.informs.org/doi/10.1287/mnsc.2015.2168&lt;/url&gt;&lt;volume&gt;62&lt;/volume&gt;&lt;publication_date&gt;99201509091200000000222000&lt;/publication_date&gt;&lt;uuid&gt;F97DA04A-836C-4407-857B-D1D87C830FFC&lt;/uuid&gt;&lt;type&gt;400&lt;/type&gt;&lt;number&gt;3&lt;/number&gt;&lt;doi&gt;10.1287/mnsc.2015.2168&lt;/doi&gt;&lt;startpage&gt;631&lt;/startpage&gt;&lt;endpage&gt;647&lt;/endpage&gt;&lt;bundle&gt;&lt;publication&gt;&lt;title&gt;Management Science&lt;/title&gt;&lt;uuid&gt;2EA7DEC2-5F2B-494E-A650-F62BE7F19123&lt;/uuid&gt;&lt;subtype&gt;-100&lt;/subtype&gt;&lt;publisher&gt;INFORMS&lt;/publisher&gt;&lt;type&gt;-100&lt;/type&gt;&lt;/publication&gt;&lt;/bundle&gt;&lt;authors&gt;&lt;author&gt;&lt;lastName&gt;Peysakhovich&lt;/lastName&gt;&lt;firstName&gt;Alexander&lt;/firstName&gt;&lt;/author&gt;&lt;author&gt;&lt;lastName&gt;Rand&lt;/lastName&gt;&lt;firstName&gt;David&lt;/firstName&gt;&lt;middleNames&gt;G&lt;/middleNames&gt;&lt;/author&gt;&lt;/authors&gt;&lt;/publication&gt;&lt;/publications&gt;&lt;cites&gt;&lt;/cites&gt;&lt;/citation&gt;</w:instrText>
      </w:r>
      <w:r w:rsidR="0019153A">
        <w:rPr>
          <w:rFonts w:ascii="Times New Roman" w:hAnsi="Times New Roman" w:cs="Times New Roman"/>
        </w:rPr>
        <w:fldChar w:fldCharType="separate"/>
      </w:r>
      <w:r w:rsidR="0019153A">
        <w:rPr>
          <w:rFonts w:ascii="Times New Roman" w:hAnsi="Times New Roman" w:cs="Times New Roman"/>
          <w:kern w:val="0"/>
        </w:rPr>
        <w:t>(Hoffman, 1977; Peysakhovich &amp; Rand, 2015)</w:t>
      </w:r>
      <w:r w:rsidR="0019153A">
        <w:rPr>
          <w:rFonts w:ascii="Times New Roman" w:hAnsi="Times New Roman" w:cs="Times New Roman"/>
        </w:rPr>
        <w:fldChar w:fldCharType="end"/>
      </w:r>
      <w:r>
        <w:rPr>
          <w:rFonts w:ascii="Times New Roman" w:hAnsi="Times New Roman" w:cs="Times New Roman"/>
        </w:rPr>
        <w:t xml:space="preserve">, want to conform to what others do </w:t>
      </w:r>
      <w:r w:rsidR="0019153A">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&lt;citation&gt;&lt;priority&gt;26&lt;/priority&gt;&lt;uuid&gt;4CED9300-696F-4D49-A5B0-72593F20779F&lt;/uuid&gt;&lt;publications&gt;&lt;publication&gt;&lt;subtype&gt;400&lt;/subtype&gt;&lt;title&gt;Why people punish defectors&lt;/title&gt;&lt;url&gt;https://linkinghub.elsevier.com/retrieve/pii/S0022519300922021&lt;/url&gt;&lt;volume&gt;208&lt;/volume&gt;&lt;publication_date&gt;99200101001200000000220000&lt;/publication_date&gt;&lt;uuid&gt;AB489AE5-FB42-41E8-A808-E53644DFD972&lt;/uuid&gt;&lt;type&gt;400&lt;/type&gt;&lt;number&gt;1&lt;/number&gt;&lt;doi&gt;10.1006/jtbi.2000.2202&lt;/doi&gt;&lt;startpage&gt;79&lt;/startpage&gt;&lt;endpage&gt;89&lt;/endpage&gt;&lt;bundle&gt;&lt;publication&gt;&lt;title&gt;Journal of Theoretical Biology&lt;/title&gt;&lt;uuid&gt;4FE759B8-A8BB-4AF5-A1A3-D0B0BB1F3281&lt;/uuid&gt;&lt;subtype&gt;-100&lt;/subtype&gt;&lt;publisher&gt;Elsevier Ltd&lt;/publisher&gt;&lt;type&gt;-100&lt;/type&gt;&lt;/publication&gt;&lt;/bundle&gt;&lt;authors&gt;&lt;author&gt;&lt;lastName&gt;Henrich&lt;/lastName&gt;&lt;firstName&gt;Joseph&lt;/firstName&gt;&lt;/author&gt;&lt;author&gt;&lt;lastName&gt;Boyd&lt;/lastName&gt;&lt;firstName&gt;Robert&lt;/firstName&gt;&lt;/author&gt;&lt;/authors&gt;&lt;/publication&gt;&lt;publication&gt;&lt;subtype&gt;0&lt;/subtype&gt;&lt;place&gt;New York&lt;/place&gt;&lt;publisher&gt;Cambridge University Press&lt;/publisher&gt;&lt;title&gt;The grammar of society: The nature and dynamics of social norms&lt;/title&gt;&lt;url&gt;http://www.journals.cambridge.org/abstract_S0266267108001727&lt;/url&gt;&lt;publication_date&gt;99200605131200000000222000&lt;/publication_date&gt;&lt;uuid&gt;5BE3DF16-E42B-42E8-88E9-05B005F7122D&lt;/uuid&gt;&lt;type&gt;0&lt;/type&gt;&lt;doi&gt;10.1017/S0266267108001727&lt;/doi&gt;&lt;bundle&gt;&lt;publication&gt;&lt;subtype&gt;0&lt;/subtype&gt;&lt;title&gt;The Grammar of Society The Nature and Dynamics of Social Norms&lt;/title&gt;&lt;uuid&gt;B9821456-9B7E-49CA-8B8E-63036E075568&lt;/uuid&gt;&lt;type&gt;0&lt;/type&gt;&lt;/publication&gt;&lt;/bundle&gt;&lt;authors&gt;&lt;author&gt;&lt;lastName&gt;Bicchieri&lt;/lastName&gt;&lt;firstName&gt;Cristina&lt;/firstName&gt;&lt;/author&gt;&lt;/authors&gt;&lt;/publication&gt;&lt;publication&gt;&lt;subtype&gt;400&lt;/subtype&gt;&lt;publisher&gt; Annual Reviews&lt;/publisher&gt;&lt;title&gt;Social influence: Compliance and conformity&lt;/title&gt;&lt;url&gt;http://www.annualreviews.org/doi/abs/10.1146/annurev.psych.55.090902.142015&lt;/url&gt;&lt;volume&gt;55&lt;/volume&gt;&lt;publication_date&gt;99200401141200000000222000&lt;/publication_date&gt;&lt;uuid&gt;442EE28A-4F53-4E20-A19E-C928F5A6EB7C&lt;/uuid&gt;&lt;type&gt;400&lt;/type&gt;&lt;startpage&gt;591&lt;/startpage&gt;&lt;endpage&gt;621&lt;/endpage&gt;&lt;bundle&gt;&lt;publication&gt;&lt;title&gt;Annual Review of Psychology&lt;/title&gt;&lt;uuid&gt;0E6F6058-15D6-44C3-8685-77D41CC6FC3D&lt;/uuid&gt;&lt;subtype&gt;-100&lt;/subtype&gt;&lt;type&gt;-100&lt;/type&gt;&lt;/publication&gt;&lt;/bundle&gt;&lt;authors&gt;&lt;author&gt;&lt;lastName&gt;Cialdini&lt;/lastName&gt;&lt;firstName&gt;Robert&lt;/firstName&gt;&lt;middleNames&gt;B&lt;/middleNames&gt;&lt;/author&gt;&lt;author&gt;&lt;lastName&gt;Goldstein&lt;/lastName&gt;&lt;firstName&gt;Noah&lt;/firstName&gt;&lt;middleNames&gt;J&lt;/middleNames&gt;&lt;/author&gt;&lt;/authors&gt;&lt;/publication&gt;&lt;/publications&gt;&lt;cites&gt;&lt;/cites&gt;&lt;/citation&gt;</w:instrText>
      </w:r>
      <w:r w:rsidR="0019153A">
        <w:rPr>
          <w:rFonts w:ascii="Times New Roman" w:hAnsi="Times New Roman" w:cs="Times New Roman"/>
        </w:rPr>
        <w:fldChar w:fldCharType="separate"/>
      </w:r>
      <w:r w:rsidR="0019153A">
        <w:rPr>
          <w:rFonts w:ascii="Times New Roman" w:hAnsi="Times New Roman" w:cs="Times New Roman"/>
          <w:kern w:val="0"/>
        </w:rPr>
        <w:t>(Bicchieri, 2006; Cialdini &amp; Goldstein, 2004; Henrich &amp; Boyd, 2001)</w:t>
      </w:r>
      <w:r w:rsidR="0019153A">
        <w:rPr>
          <w:rFonts w:ascii="Times New Roman" w:hAnsi="Times New Roman" w:cs="Times New Roman"/>
        </w:rPr>
        <w:fldChar w:fldCharType="end"/>
      </w:r>
      <w:r>
        <w:rPr>
          <w:rFonts w:ascii="Times New Roman" w:hAnsi="Times New Roman" w:cs="Times New Roman"/>
        </w:rPr>
        <w:t xml:space="preserve">, or because they attach virtue and meaning to societal rules </w:t>
      </w:r>
      <w:r w:rsidR="0019153A">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&lt;citation&gt;&lt;priority&gt;27&lt;/priority&gt;&lt;uuid&gt;598C05B8-9A29-4D43-9EC0-5B5A0132DBD8&lt;/uuid&gt;&lt;publications&gt;&lt;publication&gt;&lt;subtype&gt;400&lt;/subtype&gt;&lt;title&gt;Norm perception as a vehicle for social change&lt;/title&gt;&lt;volume&gt;10&lt;/volume&gt;&lt;publication_date&gt;99201612291200000000222000&lt;/publication_date&gt;&lt;uuid&gt;B113C35E-C31F-4327-9547-0E9F98801F1A&lt;/uuid&gt;&lt;type&gt;400&lt;/type&gt;&lt;number&gt;1&lt;/number&gt;&lt;startpage&gt;181&lt;/startpage&gt;&lt;endpage&gt;211&lt;/endpage&gt;&lt;bundle&gt;&lt;publication&gt;&lt;title&gt;Social Issues and Policy Review&lt;/title&gt;&lt;uuid&gt;C211BFD8-127E-4B9D-9F06-C5E3DC5BE3E1&lt;/uuid&gt;&lt;subtype&gt;-100&lt;/subtype&gt;&lt;publisher&gt;Blackwell Publishing Inc&lt;/publisher&gt;&lt;type&gt;-100&lt;/type&gt;&lt;/publication&gt;&lt;/bundle&gt;&lt;authors&gt;&lt;author&gt;&lt;lastName&gt;Tankard&lt;/lastName&gt;&lt;firstName&gt;Margaret&lt;/firstName&gt;&lt;middleNames&gt;E&lt;/middleNames&gt;&lt;/author&gt;&lt;author&gt;&lt;lastName&gt;Paluck&lt;/lastName&gt;&lt;firstName&gt;Elizabeth&lt;/firstName&gt;&lt;middleNames&gt;Levy&lt;/middleNames&gt;&lt;/author&gt;&lt;/authors&gt;&lt;/publication&gt;&lt;publication&gt;&lt;subtype&gt;-1000&lt;/subtype&gt;&lt;title&gt;A focus theory of normative conduct: A theoretical refinement and reevaluation of the role of norms in human behavior&lt;/title&gt;&lt;url&gt;https://scholar.google.de/scholar?start=10&amp;amp;q=norms+as+virtue+psychological+perception&amp;amp;hl=en&amp;amp;as_sdt=0,5&lt;/url&gt;&lt;publication_date&gt;99199105181200000000222000&lt;/publication_date&gt;&lt;uuid&gt;2CD0AA8F-B3A5-477A-A461-06B2CD1B3AAB&lt;/uuid&gt;&lt;type&gt;-1000&lt;/type&gt;&lt;startpage&gt;201&lt;/startpage&gt;&lt;endpage&gt;234&lt;/endpage&gt;&lt;bundle&gt;&lt;publication&gt;&lt;subtype&gt;0&lt;/subtype&gt;&lt;publisher&gt;Academic Press&lt;/publisher&gt;&lt;title&gt;Advances in experimental social psychology&lt;/title&gt;&lt;uuid&gt;1156E2FB-9078-4FD0-A27F-E305324FAE56&lt;/uuid&gt;&lt;type&gt;0&lt;/type&gt;&lt;/publication&gt;&lt;/bundle&gt;&lt;authors&gt;&lt;author&gt;&lt;lastName&gt;Cialdini&lt;/lastName&gt;&lt;firstName&gt;RB&lt;/firstName&gt;&lt;/author&gt;&lt;author&gt;&lt;lastName&gt;Kallgren&lt;/lastName&gt;&lt;firstName&gt;Carl&lt;/firstName&gt;&lt;/author&gt;&lt;author&gt;&lt;lastName&gt;Reno&lt;/lastName&gt;&lt;firstName&gt;Raymond&lt;/firstName&gt;&lt;middleNames&gt;R&lt;/middleNames&gt;&lt;/author&gt;&lt;/authors&gt;&lt;/publication&gt;&lt;/publications&gt;&lt;cites&gt;&lt;/cites&gt;&lt;/citation&gt;</w:instrText>
      </w:r>
      <w:r w:rsidR="0019153A">
        <w:rPr>
          <w:rFonts w:ascii="Times New Roman" w:hAnsi="Times New Roman" w:cs="Times New Roman"/>
        </w:rPr>
        <w:fldChar w:fldCharType="separate"/>
      </w:r>
      <w:r w:rsidR="0019153A">
        <w:rPr>
          <w:rFonts w:ascii="Times New Roman" w:hAnsi="Times New Roman" w:cs="Times New Roman"/>
          <w:kern w:val="0"/>
        </w:rPr>
        <w:t xml:space="preserve">(Cialdini, Kallgren, &amp; Reno, 1991; Tankard &amp; Paluck, </w:t>
      </w:r>
      <w:r w:rsidR="0019153A">
        <w:rPr>
          <w:rFonts w:ascii="Times New Roman" w:hAnsi="Times New Roman" w:cs="Times New Roman"/>
          <w:kern w:val="0"/>
        </w:rPr>
        <w:lastRenderedPageBreak/>
        <w:t>2016)</w:t>
      </w:r>
      <w:r w:rsidR="0019153A">
        <w:rPr>
          <w:rFonts w:ascii="Times New Roman" w:hAnsi="Times New Roman" w:cs="Times New Roman"/>
        </w:rPr>
        <w:fldChar w:fldCharType="end"/>
      </w:r>
      <w:r>
        <w:rPr>
          <w:rFonts w:ascii="Times New Roman" w:hAnsi="Times New Roman" w:cs="Times New Roman"/>
        </w:rPr>
        <w:t>. Here we</w:t>
      </w:r>
      <w:r w:rsidR="0020562D">
        <w:rPr>
          <w:rFonts w:ascii="Times New Roman" w:hAnsi="Times New Roman" w:cs="Times New Roman"/>
        </w:rPr>
        <w:t xml:space="preserve"> showed </w:t>
      </w:r>
      <w:r>
        <w:rPr>
          <w:rFonts w:ascii="Times New Roman" w:hAnsi="Times New Roman" w:cs="Times New Roman"/>
        </w:rPr>
        <w:t>how rule following and rule breaking can be likewise reinforced and deteriorate by partner choice.</w:t>
      </w:r>
    </w:p>
    <w:p w14:paraId="16AFFC5A" w14:textId="77777777" w:rsidR="00CC5BF7" w:rsidRDefault="00CC5BF7" w:rsidP="00CC5BF7">
      <w:pPr>
        <w:spacing w:after="120"/>
        <w:rPr>
          <w:rFonts w:ascii="Times New Roman" w:hAnsi="Times New Roman" w:cs="Times New Roman"/>
        </w:rPr>
      </w:pPr>
      <w:r>
        <w:rPr>
          <w:rFonts w:ascii="Times New Roman" w:hAnsi="Times New Roman" w:cs="Times New Roman"/>
        </w:rPr>
        <w:t xml:space="preserve">When searching for a pro-social partner, partner selectors preferred rule abiding over rule violating individuals which also increased the relative propensity to follow rules of potential partners. Previous research has shown that partner choice is a powerful mechanism to enforce costly cooperation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&lt;citation&gt;&lt;priority&gt;23&lt;/priority&gt;&lt;uuid&gt;DB2E9347-BF09-41A6-8781-DBD0F4B9CE1B&lt;/uuid&gt;&lt;publications&gt;&lt;publication&gt;&lt;subtype&gt;400&lt;/subtype&gt;&lt;publisher&gt;Elsevier&lt;/publisher&gt;&lt;title&gt;Biological markets and the effects of partner choice on cooperation and friendship&lt;/title&gt;&lt;url&gt;https://www.sciencedirect.com/science/article/pii/S2352250X15001906&lt;/url&gt;&lt;volume&gt;7&lt;/volume&gt;&lt;publication_date&gt;99201602011200000000222000&lt;/publication_date&gt;&lt;uuid&gt;CD88731C-D909-4D96-9A88-571242484CB0&lt;/uuid&gt;&lt;type&gt;400&lt;/type&gt;&lt;doi&gt;10.1016/j.copsyc.2015.07.012&lt;/doi&gt;&lt;startpage&gt;33&lt;/startpage&gt;&lt;endpage&gt;38&lt;/endpage&gt;&lt;bundle&gt;&lt;publication&gt;&lt;title&gt;Current Opinion in Psychology&lt;/title&gt;&lt;uuid&gt;26B22899-E054-47A0-9211-3F15C532331C&lt;/uuid&gt;&lt;subtype&gt;-100&lt;/subtype&gt;&lt;publisher&gt;Elsevier Ltd&lt;/publisher&gt;&lt;type&gt;-100&lt;/type&gt;&lt;/publication&gt;&lt;/bundle&gt;&lt;authors&gt;&lt;author&gt;&lt;lastName&gt;Barclay&lt;/lastName&gt;&lt;firstName&gt;Pat&lt;/firstName&gt;&lt;/author&gt;&lt;/authors&gt;&lt;/publication&gt;&lt;publication&gt;&lt;subtype&gt;400&lt;/subtype&gt;&lt;title&gt;Reputation-based partner choice promotes cooperation in social networks&lt;/title&gt;&lt;url&gt;http://link.aps.org/doi/10.1103/PhysRevE.78.026117&lt;/url&gt;&lt;volume&gt;78&lt;/volume&gt;&lt;publication_date&gt;99200808221200000000222000&lt;/publication_date&gt;&lt;uuid&gt;53200F1B-EB48-4519-B91C-BB15BFAF38D5&lt;/uuid&gt;&lt;type&gt;400&lt;/type&gt;&lt;number&gt;2&lt;/number&gt;&lt;citekey&gt;Fu:2008gh&lt;/citekey&gt;&lt;doi&gt;10.1103/PhysRevE.78.026117&lt;/doi&gt;&lt;startpage&gt;1&lt;/startpage&gt;&lt;endpage&gt;8&lt;/endpage&gt;&lt;bundle&gt;&lt;publication&gt;&lt;title&gt;Physical Review E&lt;/title&gt;&lt;uuid&gt;2743F9E9-B80B-4614-9CD3-328F3C1CFAA1&lt;/uuid&gt;&lt;subtype&gt;-100&lt;/subtype&gt;&lt;publisher&gt;&lt;/publisher&gt;&lt;type&gt;-100&lt;/type&gt;&lt;/publication&gt;&lt;/bundle&gt;&lt;authors&gt;&lt;author&gt;&lt;lastName&gt;Fu&lt;/lastName&gt;&lt;firstName&gt;Feng&lt;/firstName&gt;&lt;/author&gt;&lt;author&gt;&lt;lastName&gt;Hauert&lt;/lastName&gt;&lt;firstName&gt;Christoph&lt;/firstName&gt;&lt;/author&gt;&lt;author&gt;&lt;lastName&gt;Nowak&lt;/lastName&gt;&lt;firstName&gt;Martin&lt;/firstName&gt;&lt;middleNames&gt;A&lt;/middleNames&gt;&lt;/author&gt;&lt;author&gt;&lt;lastName&gt;Wang&lt;/lastName&gt;&lt;firstName&gt;Long&lt;/firstName&gt;&lt;/author&gt;&lt;/authors&gt;&lt;/publication&gt;&lt;publication&gt;&lt;subtype&gt;400&lt;/subtype&gt;&lt;title&gt;Partner choice creates fairness in humans&lt;/title&gt;&lt;url&gt;http://rspb.royalsocietypublishing.org/cgi/doi/10.1098/rspb.2015.0392&lt;/url&gt;&lt;volume&gt;282&lt;/volume&gt;&lt;publication_date&gt;99201505061200000000222000&lt;/publication_date&gt;&lt;uuid&gt;F41C10B8-70E9-4C1E-9D4A-5CC819D395F4&lt;/uuid&gt;&lt;type&gt;400&lt;/type&gt;&lt;doi&gt;10.1098/rspb.2015.0392&lt;/doi&gt;&lt;startpage&gt;1&lt;/startpage&gt;&lt;endpage&gt;7&lt;/endpage&gt;&lt;bundle&gt;&lt;publication&gt;&lt;title&gt;Philosophical Transactions of the Royal Society B: Biological Sciences&lt;/title&gt;&lt;uuid&gt;2F87FE95-FB2F-4EEA-92CB-E1974E30FAB3&lt;/uuid&gt;&lt;subtype&gt;-100&lt;/subtype&gt;&lt;publisher&gt;The Royal Society&lt;/publisher&gt;&lt;type&gt;-100&lt;/type&gt;&lt;/publication&gt;&lt;/bundle&gt;&lt;authors&gt;&lt;author&gt;&lt;lastName&gt;Debove&lt;/lastName&gt;&lt;firstName&gt;S&lt;/firstName&gt;&lt;/author&gt;&lt;author&gt;&lt;lastName&gt;Andre&lt;/lastName&gt;&lt;firstName&gt;J&lt;/firstName&gt;&lt;middleNames&gt;B&lt;/middleNames&gt;&lt;/author&gt;&lt;author&gt;&lt;lastName&gt;Baumard&lt;/lastName&gt;&lt;firstName&gt;N&lt;/firstName&gt;&lt;/author&gt;&lt;/authors&gt;&lt;/publication&gt;&lt;publication&gt;&lt;subtype&gt;400&lt;/subtype&gt;&lt;publisher&gt;Nature Publishing Group&lt;/publisher&gt;&lt;title&gt;The coevolution of choosiness and cooperation&lt;/title&gt;&lt;url&gt;http://www.nature.com/nature/journal/v451/n7175/abs/nature06455.html&lt;/url&gt;&lt;volume&gt;451&lt;/volume&gt;&lt;publication_date&gt;99200801101200000000222000&lt;/publication_date&gt;&lt;uuid&gt;C1C8D951-EC2C-43A2-A71F-365C2E0F2E64&lt;/uuid&gt;&lt;type&gt;400&lt;/type&gt;&lt;doi&gt;10.1038/nature06455&lt;/doi&gt;&lt;startpage&gt;189&lt;/startpage&gt;&lt;endpage&gt;192&lt;/endpage&gt;&lt;bundle&gt;&lt;publication&gt;&lt;title&gt;Nature&lt;/title&gt;&lt;uuid&gt;3A3C27BD-D058-4A7A-8936-62A795DACC1D&lt;/uuid&gt;&lt;subtype&gt;-100&lt;/subtype&gt;&lt;publisher&gt;Nature Publishing Group&lt;/publisher&gt;&lt;type&gt;-100&lt;/type&gt;&lt;/publication&gt;&lt;/bundle&gt;&lt;authors&gt;&lt;author&gt;&lt;lastName&gt;McNamara&lt;/lastName&gt;&lt;firstName&gt;John&lt;/firstName&gt;&lt;middleNames&gt;M&lt;/middleNames&gt;&lt;/author&gt;&lt;author&gt;&lt;lastName&gt;Barta&lt;/lastName&gt;&lt;firstName&gt;Zoltan&lt;/firstName&gt;&lt;/author&gt;&lt;author&gt;&lt;lastName&gt;Fromhage&lt;/lastName&gt;&lt;firstName&gt;Lutz&lt;/firstName&gt;&lt;/author&gt;&lt;author&gt;&lt;lastName&gt;Houston&lt;/lastName&gt;&lt;firstName&gt;Alasdair&lt;/firstName&gt;&lt;middleNames&gt;I&lt;/middleNames&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(Barclay, 2016; Debove et al., 2015; Fu et al., 2008; McNamara et al., 2008)</w:t>
      </w:r>
      <w:r>
        <w:rPr>
          <w:rFonts w:ascii="Times New Roman" w:hAnsi="Times New Roman" w:cs="Times New Roman"/>
        </w:rPr>
        <w:fldChar w:fldCharType="end"/>
      </w:r>
      <w:ins w:id="89" w:author="Jim Everett" w:date="2020-10-02T12:13:00Z">
        <w:r w:rsidR="00A10E3D">
          <w:rPr>
            <w:rFonts w:ascii="Times New Roman" w:hAnsi="Times New Roman" w:cs="Times New Roman"/>
          </w:rPr>
          <w:t xml:space="preserve">, and may even form the basis of more abstract </w:t>
        </w:r>
      </w:ins>
      <w:ins w:id="90" w:author="Jim Everett" w:date="2020-10-02T12:14:00Z">
        <w:r w:rsidR="00A10E3D">
          <w:rPr>
            <w:rFonts w:ascii="Times New Roman" w:hAnsi="Times New Roman" w:cs="Times New Roman"/>
          </w:rPr>
          <w:t>moral judgments about right and wrong (</w:t>
        </w:r>
        <w:proofErr w:type="spellStart"/>
        <w:r w:rsidR="00A10E3D">
          <w:rPr>
            <w:rFonts w:ascii="Times New Roman" w:hAnsi="Times New Roman" w:cs="Times New Roman"/>
          </w:rPr>
          <w:t>Baumard</w:t>
        </w:r>
        <w:proofErr w:type="spellEnd"/>
        <w:r w:rsidR="00A10E3D">
          <w:rPr>
            <w:rFonts w:ascii="Times New Roman" w:hAnsi="Times New Roman" w:cs="Times New Roman"/>
          </w:rPr>
          <w:t>, Andre, &amp; Sperber, 2013; Everett et al. 2016, 2018</w:t>
        </w:r>
      </w:ins>
      <w:r>
        <w:rPr>
          <w:rFonts w:ascii="Times New Roman" w:hAnsi="Times New Roman" w:cs="Times New Roman"/>
        </w:rPr>
        <w:t>. We extend this line of research by showing that rule following is used as a cue for cooperativeness and that partner selection can enforce rule abidance, explaining how costly rules can be established and maintained even in the absence of punishment. Our results also suggest that rule following can have a strategic advantage over and beyond avoiding punishment of others by using it as a signal for cooperativeness.</w:t>
      </w:r>
    </w:p>
    <w:p w14:paraId="7870D0FF" w14:textId="77777777" w:rsidR="00CC5BF7" w:rsidRDefault="00CC5BF7" w:rsidP="00CC5BF7">
      <w:pPr>
        <w:spacing w:after="120"/>
        <w:rPr>
          <w:rFonts w:ascii="Times New Roman" w:hAnsi="Times New Roman" w:cs="Times New Roman"/>
        </w:rPr>
      </w:pPr>
      <w:r>
        <w:rPr>
          <w:rFonts w:ascii="Times New Roman" w:hAnsi="Times New Roman" w:cs="Times New Roman"/>
        </w:rPr>
        <w:t>On the flipside, in an environment that required unethical behavior, rule following decreased. In comparison to the sharing condition, partner selectors preferred rule violating partners when they were seeking someone that would cheat for them. Consequently, potential partners strategically adapted their behavioral cue and became more rule breaking. Depending on the ‘social game they were playing’, rule abidance was sustained or broke down.</w:t>
      </w:r>
      <w:r w:rsidR="0020562D">
        <w:rPr>
          <w:rFonts w:ascii="Times New Roman" w:hAnsi="Times New Roman" w:cs="Times New Roman"/>
        </w:rPr>
        <w:t xml:space="preserve"> This shows that partner choice does not </w:t>
      </w:r>
      <w:r w:rsidR="002E09BB">
        <w:rPr>
          <w:rFonts w:ascii="Times New Roman" w:hAnsi="Times New Roman" w:cs="Times New Roman"/>
        </w:rPr>
        <w:t>only</w:t>
      </w:r>
      <w:r w:rsidR="0020562D">
        <w:rPr>
          <w:rFonts w:ascii="Times New Roman" w:hAnsi="Times New Roman" w:cs="Times New Roman"/>
        </w:rPr>
        <w:t xml:space="preserve"> promote </w:t>
      </w:r>
      <w:r w:rsidR="002E09BB">
        <w:rPr>
          <w:rFonts w:ascii="Times New Roman" w:hAnsi="Times New Roman" w:cs="Times New Roman"/>
        </w:rPr>
        <w:t>pro-social behavior but can also foster rule</w:t>
      </w:r>
      <w:r w:rsidR="006B07CE">
        <w:rPr>
          <w:rFonts w:ascii="Times New Roman" w:hAnsi="Times New Roman" w:cs="Times New Roman"/>
        </w:rPr>
        <w:t xml:space="preserve"> </w:t>
      </w:r>
      <w:r w:rsidR="002E09BB">
        <w:rPr>
          <w:rFonts w:ascii="Times New Roman" w:hAnsi="Times New Roman" w:cs="Times New Roman"/>
        </w:rPr>
        <w:t>breaking, selfishness, and attaining benefits through illegitimate means</w:t>
      </w:r>
      <w:r w:rsidR="00DE4686">
        <w:rPr>
          <w:rFonts w:ascii="Times New Roman" w:hAnsi="Times New Roman" w:cs="Times New Roman"/>
        </w:rPr>
        <w:t xml:space="preserve"> (see also </w:t>
      </w:r>
      <w:proofErr w:type="spellStart"/>
      <w:r w:rsidR="00DE4686">
        <w:rPr>
          <w:rFonts w:ascii="Times New Roman" w:hAnsi="Times New Roman" w:cs="Times New Roman"/>
          <w:kern w:val="0"/>
        </w:rPr>
        <w:t>Melnikoff</w:t>
      </w:r>
      <w:proofErr w:type="spellEnd"/>
      <w:r w:rsidR="00DE4686">
        <w:rPr>
          <w:rFonts w:ascii="Times New Roman" w:hAnsi="Times New Roman" w:cs="Times New Roman"/>
          <w:kern w:val="0"/>
        </w:rPr>
        <w:t xml:space="preserve"> &amp; Bailey, 2018)</w:t>
      </w:r>
      <w:r w:rsidR="002E09BB">
        <w:rPr>
          <w:rFonts w:ascii="Times New Roman" w:hAnsi="Times New Roman" w:cs="Times New Roman"/>
        </w:rPr>
        <w:t>.</w:t>
      </w:r>
    </w:p>
    <w:p w14:paraId="1B0ED1B5" w14:textId="77777777" w:rsidR="00CC5BF7" w:rsidRDefault="00CC5BF7" w:rsidP="00CC5BF7">
      <w:pPr>
        <w:spacing w:after="120"/>
        <w:rPr>
          <w:rFonts w:ascii="Times New Roman" w:hAnsi="Times New Roman" w:cs="Times New Roman"/>
        </w:rPr>
      </w:pPr>
      <w:r>
        <w:rPr>
          <w:rFonts w:ascii="Times New Roman" w:hAnsi="Times New Roman" w:cs="Times New Roman"/>
        </w:rPr>
        <w:t>Importantly, based on rational-choice theory, rule following should not carry any credible information for partner choice and, hence, costly rule</w:t>
      </w:r>
      <w:r w:rsidR="00627B20">
        <w:rPr>
          <w:rFonts w:ascii="Times New Roman" w:hAnsi="Times New Roman" w:cs="Times New Roman"/>
        </w:rPr>
        <w:t xml:space="preserve"> </w:t>
      </w:r>
      <w:r>
        <w:rPr>
          <w:rFonts w:ascii="Times New Roman" w:hAnsi="Times New Roman" w:cs="Times New Roman"/>
        </w:rPr>
        <w:t xml:space="preserve">following should not </w:t>
      </w:r>
      <w:r w:rsidR="00DE4686">
        <w:rPr>
          <w:rFonts w:ascii="Times New Roman" w:hAnsi="Times New Roman" w:cs="Times New Roman"/>
        </w:rPr>
        <w:t xml:space="preserve">have </w:t>
      </w:r>
      <w:r>
        <w:rPr>
          <w:rFonts w:ascii="Times New Roman" w:hAnsi="Times New Roman" w:cs="Times New Roman"/>
        </w:rPr>
        <w:t>emerge</w:t>
      </w:r>
      <w:r w:rsidR="00DE4686">
        <w:rPr>
          <w:rFonts w:ascii="Times New Roman" w:hAnsi="Times New Roman" w:cs="Times New Roman"/>
        </w:rPr>
        <w:t>d</w:t>
      </w:r>
      <w:r>
        <w:rPr>
          <w:rFonts w:ascii="Times New Roman" w:hAnsi="Times New Roman" w:cs="Times New Roman"/>
        </w:rPr>
        <w:t xml:space="preserve"> regardless of the environment. Instead, our data shows that (a) costly rule following is indeed </w:t>
      </w:r>
      <w:r>
        <w:rPr>
          <w:rFonts w:ascii="Times New Roman" w:hAnsi="Times New Roman" w:cs="Times New Roman"/>
        </w:rPr>
        <w:lastRenderedPageBreak/>
        <w:t>used to signal the willingness to cooperate or cheat, (b) interaction partners are chosen based on this signal, and (c) rule following and cooperation enforce each other through partner choice. We also provided evidence that this dynamic is possible due to individual differences in social preferences. Not all people were willing to opportunistically change their behavior to be increase their chances to be chosen as partners. Participants scoring high on social preferences were more resilient in their rule</w:t>
      </w:r>
      <w:r w:rsidR="006B07CE">
        <w:rPr>
          <w:rFonts w:ascii="Times New Roman" w:hAnsi="Times New Roman" w:cs="Times New Roman"/>
        </w:rPr>
        <w:t xml:space="preserve"> </w:t>
      </w:r>
      <w:r>
        <w:rPr>
          <w:rFonts w:ascii="Times New Roman" w:hAnsi="Times New Roman" w:cs="Times New Roman"/>
        </w:rPr>
        <w:t xml:space="preserve">abidance at the cost of being selected less </w:t>
      </w:r>
      <w:r w:rsidR="00DE4686">
        <w:rPr>
          <w:rFonts w:ascii="Times New Roman" w:hAnsi="Times New Roman" w:cs="Times New Roman"/>
        </w:rPr>
        <w:t xml:space="preserve">frequently </w:t>
      </w:r>
      <w:r>
        <w:rPr>
          <w:rFonts w:ascii="Times New Roman" w:hAnsi="Times New Roman" w:cs="Times New Roman"/>
        </w:rPr>
        <w:t xml:space="preserve">in the cheating environment. If chosen as partners, they </w:t>
      </w:r>
      <w:r w:rsidR="00DE4686">
        <w:rPr>
          <w:rFonts w:ascii="Times New Roman" w:hAnsi="Times New Roman" w:cs="Times New Roman"/>
        </w:rPr>
        <w:t>did not cheat as much as</w:t>
      </w:r>
      <w:r>
        <w:rPr>
          <w:rFonts w:ascii="Times New Roman" w:hAnsi="Times New Roman" w:cs="Times New Roman"/>
        </w:rPr>
        <w:t xml:space="preserve"> their fellow selfish group members (see also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&lt;citation&gt;&lt;priority&gt;26&lt;/priority&gt;&lt;uuid&gt;1A4C136B-C414-4A9B-81F8-FBD600F1099E&lt;/uuid&gt;&lt;publications&gt;&lt;publication&gt;&lt;subtype&gt;400&lt;/subtype&gt;&lt;title&gt;Who deals with the devil? Interdependence, personality, and corrupted collaboration&lt;/title&gt;&lt;url&gt;http://journals.sagepub.com/doi/10.1177/1948550618813419&lt;/url&gt;&lt;volume&gt;2&lt;/volume&gt;&lt;publication_date&gt;99201812311200000000222000&lt;/publication_date&gt;&lt;uuid&gt;F5DD80B8-A792-429B-8FE6-1DA0EDC1E327&lt;/uuid&gt;&lt;type&gt;400&lt;/type&gt;&lt;doi&gt;10.1177/1948550618813419&lt;/doi&gt;&lt;startpage&gt;1&lt;/startpage&gt;&lt;endpage&gt;9&lt;/endpage&gt;&lt;bundle&gt;&lt;publication&gt;&lt;title&gt;Social Psychological and Personality Science&lt;/title&gt;&lt;uuid&gt;F10CE20C-2CFF-4C58-8DC8-D90BA72A3B23&lt;/uuid&gt;&lt;subtype&gt;-100&lt;/subtype&gt;&lt;type&gt;-100&lt;/type&gt;&lt;/publication&gt;&lt;/bundle&gt;&lt;authors&gt;&lt;author&gt;&lt;lastName&gt;Ścigała&lt;/lastName&gt;&lt;firstName&gt;Karolina&lt;/firstName&gt;&lt;middleNames&gt;A&lt;/middleNames&gt;&lt;/author&gt;&lt;author&gt;&lt;lastName&gt;Schild&lt;/lastName&gt;&lt;firstName&gt;Christoph&lt;/firstName&gt;&lt;/author&gt;&lt;author&gt;&lt;lastName&gt;Heck&lt;/lastName&gt;&lt;firstName&gt;Daniel&lt;/firstName&gt;&lt;middleNames&gt;W&lt;/middleNames&gt;&lt;/author&gt;&lt;author&gt;&lt;lastName&gt;Zettler&lt;/lastName&gt;&lt;firstName&gt;Ingo&lt;/firstName&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Ścigała et al., 2018)</w:t>
      </w:r>
      <w:r>
        <w:rPr>
          <w:rFonts w:ascii="Times New Roman" w:hAnsi="Times New Roman" w:cs="Times New Roman"/>
        </w:rPr>
        <w:fldChar w:fldCharType="end"/>
      </w:r>
      <w:r>
        <w:rPr>
          <w:rFonts w:ascii="Times New Roman" w:hAnsi="Times New Roman" w:cs="Times New Roman"/>
        </w:rPr>
        <w:t>. In other words, rule following becomes a credible signal for partner choice due to existing interindividual difference in social preferences. It also highlights that personality characteristics influence the degree to which people react to changes in the incentives of the social environment.</w:t>
      </w:r>
    </w:p>
    <w:p w14:paraId="228FC507" w14:textId="77777777" w:rsidR="00CC5BF7" w:rsidRDefault="00CC5BF7" w:rsidP="00CC5BF7">
      <w:pPr>
        <w:spacing w:after="120"/>
        <w:rPr>
          <w:rFonts w:ascii="Times New Roman" w:hAnsi="Times New Roman" w:cs="Times New Roman"/>
        </w:rPr>
      </w:pPr>
      <w:r>
        <w:rPr>
          <w:rFonts w:ascii="Times New Roman" w:hAnsi="Times New Roman" w:cs="Times New Roman"/>
        </w:rPr>
        <w:t xml:space="preserve">Groups and societies differ in their extent to which rules are followed and how strongly norms guide decision making </w:t>
      </w:r>
      <w:r>
        <w:rPr>
          <w:rFonts w:ascii="Times New Roman" w:hAnsi="Times New Roman" w:cs="Times New Roman"/>
        </w:rPr>
        <w:fldChar w:fldCharType="begin"/>
      </w:r>
      <w:r w:rsidR="00094C4C">
        <w:rPr>
          <w:rFonts w:ascii="Times New Roman" w:hAnsi="Times New Roman" w:cs="Times New Roman"/>
        </w:rPr>
        <w:instrText xml:space="preserve"> ADDIN PAPERS2_CITATIONS &lt;citation&gt;&lt;priority&gt;24&lt;/priority&gt;&lt;uuid&gt;6E93FAD9-4C8F-4435-8B1D-3FBFA1C58F60&lt;/uuid&gt;&lt;publications&gt;&lt;publication&gt;&lt;subtype&gt;400&lt;/subtype&gt;&lt;publisher&gt;Nature Publishing Group&lt;/publisher&gt;&lt;title&gt;Intrinsic honesty and the prevalence of rule violations across societies&lt;/title&gt;&lt;url&gt;http://www.nature.com/nature/journal/vaop/ncurrent/full/nature17160.html&lt;/url&gt;&lt;volume&gt;531&lt;/volume&gt;&lt;publication_date&gt;99201603241200000000222000&lt;/publication_date&gt;&lt;uuid&gt;7CD737E0-33C3-4464-8035-8D0C61A6AB97&lt;/uuid&gt;&lt;type&gt;400&lt;/type&gt;&lt;number&gt;7595&lt;/number&gt;&lt;doi&gt;10.1038/nature17160&lt;/doi&gt;&lt;startpage&gt;496&lt;/startpage&gt;&lt;endpage&gt;499&lt;/endpage&gt;&lt;bundle&gt;&lt;publication&gt;&lt;title&gt;Nature&lt;/title&gt;&lt;uuid&gt;3A3C27BD-D058-4A7A-8936-62A795DACC1D&lt;/uuid&gt;&lt;subtype&gt;-100&lt;/subtype&gt;&lt;publisher&gt;Nature Publishing Group&lt;/publisher&gt;&lt;type&gt;-100&lt;/type&gt;&lt;/publication&gt;&lt;/bundle&gt;&lt;authors&gt;&lt;author&gt;&lt;lastName&gt;Gaechter&lt;/lastName&gt;&lt;firstName&gt;Simon&lt;/firstName&gt;&lt;/author&gt;&lt;author&gt;&lt;lastName&gt;Schulz&lt;/lastName&gt;&lt;firstName&gt;Jonathan&lt;/firstName&gt;&lt;middleNames&gt;F&lt;/middleNames&gt;&lt;/author&gt;&lt;/authors&gt;&lt;/publication&gt;&lt;publication&gt;&lt;subtype&gt;400&lt;/subtype&gt;&lt;publisher&gt;American Association for the Advancement of Science&lt;/publisher&gt;&lt;title&gt;Antisocial punishment across societies&lt;/title&gt;&lt;url&gt;http://www.sciencemag.org/content/319/5868/1362.full&lt;/url&gt;&lt;volume&gt;319&lt;/volume&gt;&lt;publication_date&gt;99200803071200000000222000&lt;/publication_date&gt;&lt;uuid&gt;3FBB0423-1F31-4FBE-BFC5-9D20C1BCADAF&lt;/uuid&gt;&lt;type&gt;400&lt;/type&gt;&lt;citekey&gt;Herrmann:2008bc&lt;/citekey&gt;&lt;doi&gt;10.1126/science.1153808&lt;/doi&gt;&lt;startpage&gt;1362&lt;/startpage&gt;&lt;endpage&gt;1367&lt;/endpage&gt;&lt;bundle&gt;&lt;publication&gt;&lt;title&gt;Science&lt;/title&gt;&lt;uuid&gt;E22B12AB-B1E0-4675-A43B-617C9858A3AD&lt;/uuid&gt;&lt;subtype&gt;-100&lt;/subtype&gt;&lt;publisher&gt;American Association for the Advancement of Science&lt;/publisher&gt;&lt;type&gt;-100&lt;/type&gt;&lt;/publication&gt;&lt;/bundle&gt;&lt;authors&gt;&lt;author&gt;&lt;lastName&gt;Herrmann&lt;/lastName&gt;&lt;firstName&gt;Benedikt&lt;/firstName&gt;&lt;/author&gt;&lt;author&gt;&lt;lastName&gt;Thöni&lt;/lastName&gt;&lt;firstName&gt;Christian&lt;/firstName&gt;&lt;/author&gt;&lt;author&gt;&lt;lastName&gt;Gaechter&lt;/lastName&gt;&lt;firstName&gt;Simon&lt;/firstName&gt;&lt;/author&gt;&lt;/authors&gt;&lt;/publication&gt;&lt;publication&gt;&lt;subtype&gt;400&lt;/subtype&gt;&lt;publisher&gt;American Association for the Advancement of Science&lt;/publisher&gt;&lt;title&gt;Differences between tight and loose cultures: A 33-nation study&lt;/title&gt;&lt;url&gt;https://science-sciencemag-org.ezproxy.leidenuniv.nl:2443/content/332/6033/1100.abstract&lt;/url&gt;&lt;volume&gt;332&lt;/volume&gt;&lt;publication_date&gt;99201105271200000000222000&lt;/publication_date&gt;&lt;uuid&gt;ADBC5617-7F9A-4F99-BBC7-4F9A4C491351&lt;/uuid&gt;&lt;type&gt;400&lt;/type&gt;&lt;doi&gt;10.1126/science.1197754&lt;/doi&gt;&lt;startpage&gt;1100&lt;/startpage&gt;&lt;endpage&gt;1104&lt;/endpage&gt;&lt;bundle&gt;&lt;publication&gt;&lt;title&gt;Science&lt;/title&gt;&lt;uuid&gt;E22B12AB-B1E0-4675-A43B-617C9858A3AD&lt;/uuid&gt;&lt;subtype&gt;-100&lt;/subtype&gt;&lt;publisher&gt;American Association for the Advancement of Science&lt;/publisher&gt;&lt;type&gt;-100&lt;/type&gt;&lt;/publication&gt;&lt;/bundle&gt;&lt;authors&gt;&lt;author&gt;&lt;lastName&gt;Gelfand&lt;/lastName&gt;&lt;firstName&gt;Michele&lt;/firstName&gt;&lt;middleNames&gt;J&lt;/middleNames&gt;&lt;/author&gt;&lt;author&gt;&lt;lastName&gt;Raver&lt;/lastName&gt;&lt;firstName&gt;Jana&lt;/firstName&gt;&lt;middleNames&gt;L&lt;/middleNames&gt;&lt;/author&gt;&lt;author&gt;&lt;lastName&gt;Nishii&lt;/lastName&gt;&lt;firstName&gt;Lisa&lt;/firstName&gt;&lt;/author&gt;&lt;author&gt;&lt;lastName&gt;Leslie&lt;/lastName&gt;&lt;firstName&gt;Lisa&lt;/firstName&gt;&lt;middleNames&gt;M&lt;/middleNames&gt;&lt;/author&gt;&lt;author&gt;&lt;lastName&gt;Lun&lt;/lastName&gt;&lt;firstName&gt;Janetta&lt;/firstName&gt;&lt;/author&gt;&lt;author&gt;&lt;lastName&gt;Lim&lt;/lastName&gt;&lt;firstName&gt;Beng&lt;/firstName&gt;&lt;middleNames&gt;Chong&lt;/middleNames&gt;&lt;/author&gt;&lt;author&gt;&lt;lastName&gt;Duan&lt;/lastName&gt;&lt;firstName&gt;Lili&lt;/firstName&gt;&lt;/author&gt;&lt;author&gt;&lt;lastName&gt;Almaliach&lt;/lastName&gt;&lt;firstName&gt;Assaf&lt;/firstName&gt;&lt;/author&gt;&lt;author&gt;&lt;lastName&gt;Ang&lt;/lastName&gt;&lt;firstName&gt;Soon&lt;/firstName&gt;&lt;/author&gt;&lt;author&gt;&lt;lastName&gt;Arnadottir&lt;/lastName&gt;&lt;firstName&gt;Jakobina&lt;/firstName&gt;&lt;/author&gt;&lt;author&gt;&lt;lastName&gt;Aycan&lt;/lastName&gt;&lt;firstName&gt;Zeynep&lt;/firstName&gt;&lt;/author&gt;&lt;author&gt;&lt;lastName&gt;Boehnke&lt;/lastName&gt;&lt;firstName&gt;Klaus&lt;/firstName&gt;&lt;/author&gt;&lt;author&gt;&lt;lastName&gt;Boski&lt;/lastName&gt;&lt;firstName&gt;Pawel&lt;/firstName&gt;&lt;/author&gt;&lt;author&gt;&lt;lastName&gt;Cabecinhas&lt;/lastName&gt;&lt;firstName&gt;Rosa&lt;/firstName&gt;&lt;/author&gt;&lt;author&gt;&lt;lastName&gt;Chan&lt;/lastName&gt;&lt;firstName&gt;Darius&lt;/firstName&gt;&lt;/author&gt;&lt;author&gt;&lt;lastName&gt;Chhokar&lt;/lastName&gt;&lt;firstName&gt;Jagdeep&lt;/firstName&gt;&lt;/author&gt;&lt;author&gt;&lt;lastName&gt;D’Amato&lt;/lastName&gt;&lt;firstName&gt;Alessia&lt;/firstName&gt;&lt;/author&gt;&lt;author&gt;&lt;lastName&gt;Ferrer&lt;/lastName&gt;&lt;firstName&gt;Montse&lt;/firstName&gt;&lt;/author&gt;&lt;author&gt;&lt;lastName&gt;Fischlmayr&lt;/lastName&gt;&lt;firstName&gt;Iris&lt;/firstName&gt;&lt;middleNames&gt;C&lt;/middleNames&gt;&lt;/author&gt;&lt;author&gt;&lt;lastName&gt;Fischer&lt;/lastName&gt;&lt;firstName&gt;Ronald&lt;/firstName&gt;&lt;/author&gt;&lt;author&gt;&lt;lastName&gt;Fülöp&lt;/lastName&gt;&lt;firstName&gt;Marta&lt;/firstName&gt;&lt;/author&gt;&lt;author&gt;&lt;lastName&gt;Georgas&lt;/lastName&gt;&lt;firstName&gt;James&lt;/firstName&gt;&lt;/author&gt;&lt;author&gt;&lt;lastName&gt;Kashima&lt;/lastName&gt;&lt;firstName&gt;Emiko&lt;/firstName&gt;&lt;middleNames&gt;S&lt;/middleNames&gt;&lt;/author&gt;&lt;author&gt;&lt;lastName&gt;Kashima&lt;/lastName&gt;&lt;firstName&gt;Yoshishima&lt;/firstName&gt;&lt;/author&gt;&lt;author&gt;&lt;lastName&gt;Kim&lt;/lastName&gt;&lt;firstName&gt;Kibum&lt;/firstName&gt;&lt;/author&gt;&lt;author&gt;&lt;lastName&gt;Lempereur&lt;/lastName&gt;&lt;firstName&gt;Alain&lt;/firstName&gt;&lt;/author&gt;&lt;author&gt;&lt;lastName&gt;Marquez&lt;/lastName&gt;&lt;firstName&gt;Patricia&lt;/firstName&gt;&lt;/author&gt;&lt;author&gt;&lt;lastName&gt;Othman&lt;/lastName&gt;&lt;firstName&gt;Rozhan&lt;/firstName&gt;&lt;/author&gt;&lt;author&gt;&lt;lastName&gt;Overlaet&lt;/lastName&gt;&lt;firstName&gt;Bert&lt;/firstName&gt;&lt;/author&gt;&lt;author&gt;&lt;lastName&gt;Panagiotopoulou&lt;/lastName&gt;&lt;firstName&gt;Penny&lt;/firstName&gt;&lt;/author&gt;&lt;author&gt;&lt;lastName&gt;Peltzer&lt;/lastName&gt;&lt;firstName&gt;Karl&lt;/firstName&gt;&lt;/author&gt;&lt;author&gt;&lt;lastName&gt;Perez-Florizno&lt;/lastName&gt;&lt;firstName&gt;Lorena&lt;/firstName&gt;&lt;middleNames&gt;R&lt;/middleNames&gt;&lt;/author&gt;&lt;author&gt;&lt;lastName&gt;Ponomarenko&lt;/lastName&gt;&lt;firstName&gt;Larisa&lt;/firstName&gt;&lt;/author&gt;&lt;author&gt;&lt;lastName&gt;Realo&lt;/lastName&gt;&lt;firstName&gt;Anu&lt;/firstName&gt;&lt;/author&gt;&lt;author&gt;&lt;lastName&gt;Schei&lt;/lastName&gt;&lt;firstName&gt;Vidar&lt;/firstName&gt;&lt;/author&gt;&lt;author&gt;&lt;lastName&gt;Schmitt&lt;/lastName&gt;&lt;firstName&gt;Manfred&lt;/firstName&gt;&lt;/author&gt;&lt;author&gt;&lt;lastName&gt;Smith&lt;/lastName&gt;&lt;firstName&gt;Peter&lt;/firstName&gt;&lt;middleNames&gt;B&lt;/middleNames&gt;&lt;/author&gt;&lt;author&gt;&lt;lastName&gt;Soomro&lt;/lastName&gt;&lt;firstName&gt;Nazar&lt;/firstName&gt;&lt;/author&gt;&lt;author&gt;&lt;lastName&gt;Szabo&lt;/lastName&gt;&lt;firstName&gt;Erna&lt;/firstName&gt;&lt;/author&gt;&lt;author&gt;&lt;lastName&gt;Taveesin&lt;/lastName&gt;&lt;firstName&gt;Nalinee&lt;/firstName&gt;&lt;/author&gt;&lt;author&gt;&lt;lastName&gt;Toyama&lt;/lastName&gt;&lt;firstName&gt;Midori&lt;/firstName&gt;&lt;/author&gt;&lt;author&gt;&lt;lastName&gt;Vliert&lt;/lastName&gt;&lt;nonDroppingParticle&gt;Van De&lt;/nonDroppingParticle&gt;&lt;firstName&gt;Evert&lt;/firstName&gt;&lt;/author&gt;&lt;author&gt;&lt;lastName&gt;Vohra&lt;/lastName&gt;&lt;firstName&gt;Naharika&lt;/firstName&gt;&lt;/author&gt;&lt;author&gt;&lt;lastName&gt;Ward&lt;/lastName&gt;&lt;firstName&gt;Colleen&lt;/firstName&gt;&lt;/author&gt;&lt;author&gt;&lt;lastName&gt;Yamaguchi&lt;/lastName&gt;&lt;firstName&gt;Susumu&lt;/firstName&gt;&lt;/author&gt;&lt;/authors&gt;&lt;/publication&gt;&lt;publication&gt;&lt;subtype&gt;0&lt;/subtype&gt;&lt;place&gt;New York&lt;/place&gt;&lt;publisher&gt;Simon and Schuster&lt;/publisher&gt;&lt;title&gt;Rule makers, rule breakers: How tight and loose cultures wire our world&lt;/title&gt;&lt;publication_date&gt;99201800001200000000200000&lt;/publication_date&gt;&lt;uuid&gt;B7D53996-DF78-4651-91B4-19C2E4F4E1B9&lt;/uuid&gt;&lt;type&gt;0&lt;/type&gt;&lt;authors&gt;&lt;author&gt;&lt;lastName&gt;Gelfand&lt;/lastName&gt;&lt;firstName&gt;Michele&lt;/firstName&gt;&lt;middleNames&gt;J&lt;/middleNames&gt;&lt;/author&gt;&lt;/authors&gt;&lt;/publication&gt;&lt;/publications&gt;&lt;cites&gt;&lt;/cites&gt;&lt;/citation&gt;</w:instrText>
      </w:r>
      <w:r>
        <w:rPr>
          <w:rFonts w:ascii="Times New Roman" w:hAnsi="Times New Roman" w:cs="Times New Roman"/>
        </w:rPr>
        <w:fldChar w:fldCharType="separate"/>
      </w:r>
      <w:r w:rsidR="0019153A">
        <w:rPr>
          <w:rFonts w:ascii="Times New Roman" w:hAnsi="Times New Roman" w:cs="Times New Roman"/>
          <w:kern w:val="0"/>
        </w:rPr>
        <w:t>(Gaechter &amp; Schulz, 2016; Gelfand, 2018; Gelfand et al., 2011; Herrmann, Thöni, &amp; Gaechter, 2008)</w:t>
      </w:r>
      <w:r>
        <w:rPr>
          <w:rFonts w:ascii="Times New Roman" w:hAnsi="Times New Roman" w:cs="Times New Roman"/>
        </w:rPr>
        <w:fldChar w:fldCharType="end"/>
      </w:r>
      <w:r>
        <w:rPr>
          <w:rFonts w:ascii="Times New Roman" w:hAnsi="Times New Roman" w:cs="Times New Roman"/>
        </w:rPr>
        <w:t>. In an environment that requires pro-social actions, people were selected based on their rule abidance, while in an environment that required cheating, people were preferentially selected based on their willingness to break rules. Norm abidance on the group or societal level may hence reflect, at least to some degree, the social interactions that group members engage in. If group members frequently engage in socially deviant behavior, following costly rules may signal non-compliance and is disfavored, whereas if group members frequently engage in non-deviant pro-social exchange, following costly rules may signal cooperativeness and the willingness to restrict selfish behavior. Changing the incentives of local social interactions may, hence, increase global and general norm abidance of groups.</w:t>
      </w:r>
    </w:p>
    <w:p w14:paraId="008660D5" w14:textId="77777777" w:rsidR="00CC5BF7" w:rsidRDefault="00CC5BF7" w:rsidP="00CC5BF7">
      <w:pPr>
        <w:rPr>
          <w:lang w:eastAsia="en-US"/>
        </w:rPr>
      </w:pPr>
    </w:p>
    <w:p w14:paraId="3E3D8333" w14:textId="77777777" w:rsidR="00CC5BF7" w:rsidRPr="00CC5BF7" w:rsidRDefault="00CC5BF7" w:rsidP="00CC5BF7">
      <w:pPr>
        <w:rPr>
          <w:lang w:eastAsia="en-US"/>
        </w:rPr>
      </w:pPr>
    </w:p>
    <w:p w14:paraId="58DF21BB" w14:textId="77777777" w:rsidR="00CC5BF7" w:rsidRDefault="00CC5BF7" w:rsidP="00CC5BF7">
      <w:pPr>
        <w:spacing w:after="120"/>
        <w:rPr>
          <w:rFonts w:ascii="Times New Roman" w:hAnsi="Times New Roman" w:cs="Times New Roman"/>
        </w:rPr>
      </w:pPr>
    </w:p>
    <w:p w14:paraId="031DDEF3" w14:textId="77777777" w:rsidR="00CC5BF7" w:rsidRPr="00FA7DD5" w:rsidRDefault="00CC5BF7" w:rsidP="00CC5BF7">
      <w:pPr>
        <w:pStyle w:val="SectionTitle"/>
        <w:rPr>
          <w:lang w:val="es-ES"/>
          <w:rPrChange w:id="91" w:author="Sebastian Simon" w:date="2020-10-13T00:03:00Z">
            <w:rPr/>
          </w:rPrChange>
        </w:rPr>
      </w:pPr>
      <w:proofErr w:type="spellStart"/>
      <w:r w:rsidRPr="00FA7DD5">
        <w:rPr>
          <w:lang w:val="es-ES"/>
          <w:rPrChange w:id="92" w:author="Sebastian Simon" w:date="2020-10-13T00:03:00Z">
            <w:rPr/>
          </w:rPrChange>
        </w:rPr>
        <w:lastRenderedPageBreak/>
        <w:t>References</w:t>
      </w:r>
      <w:proofErr w:type="spellEnd"/>
    </w:p>
    <w:p w14:paraId="2BFEC5DA"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sidRPr="00FA7DD5">
        <w:rPr>
          <w:rFonts w:ascii="Times New Roman" w:hAnsi="Times New Roman" w:cs="Times New Roman"/>
          <w:kern w:val="0"/>
          <w:lang w:val="es-ES"/>
          <w:rPrChange w:id="93" w:author="Sebastian Simon" w:date="2020-10-13T00:03:00Z">
            <w:rPr>
              <w:rFonts w:ascii="Times New Roman" w:hAnsi="Times New Roman" w:cs="Times New Roman"/>
              <w:kern w:val="0"/>
            </w:rPr>
          </w:rPrChange>
        </w:rPr>
        <w:t>Andrighetto</w:t>
      </w:r>
      <w:proofErr w:type="spellEnd"/>
      <w:r w:rsidRPr="00FA7DD5">
        <w:rPr>
          <w:rFonts w:ascii="Times New Roman" w:hAnsi="Times New Roman" w:cs="Times New Roman"/>
          <w:kern w:val="0"/>
          <w:lang w:val="es-ES"/>
          <w:rPrChange w:id="94" w:author="Sebastian Simon" w:date="2020-10-13T00:03:00Z">
            <w:rPr>
              <w:rFonts w:ascii="Times New Roman" w:hAnsi="Times New Roman" w:cs="Times New Roman"/>
              <w:kern w:val="0"/>
            </w:rPr>
          </w:rPrChange>
        </w:rPr>
        <w:t xml:space="preserve">, G., </w:t>
      </w:r>
      <w:proofErr w:type="spellStart"/>
      <w:r w:rsidRPr="00FA7DD5">
        <w:rPr>
          <w:rFonts w:ascii="Times New Roman" w:hAnsi="Times New Roman" w:cs="Times New Roman"/>
          <w:kern w:val="0"/>
          <w:lang w:val="es-ES"/>
          <w:rPrChange w:id="95" w:author="Sebastian Simon" w:date="2020-10-13T00:03:00Z">
            <w:rPr>
              <w:rFonts w:ascii="Times New Roman" w:hAnsi="Times New Roman" w:cs="Times New Roman"/>
              <w:kern w:val="0"/>
            </w:rPr>
          </w:rPrChange>
        </w:rPr>
        <w:t>Brandts</w:t>
      </w:r>
      <w:proofErr w:type="spellEnd"/>
      <w:r w:rsidRPr="00FA7DD5">
        <w:rPr>
          <w:rFonts w:ascii="Times New Roman" w:hAnsi="Times New Roman" w:cs="Times New Roman"/>
          <w:kern w:val="0"/>
          <w:lang w:val="es-ES"/>
          <w:rPrChange w:id="96" w:author="Sebastian Simon" w:date="2020-10-13T00:03:00Z">
            <w:rPr>
              <w:rFonts w:ascii="Times New Roman" w:hAnsi="Times New Roman" w:cs="Times New Roman"/>
              <w:kern w:val="0"/>
            </w:rPr>
          </w:rPrChange>
        </w:rPr>
        <w:t xml:space="preserve">, J., </w:t>
      </w:r>
      <w:proofErr w:type="spellStart"/>
      <w:r w:rsidRPr="00FA7DD5">
        <w:rPr>
          <w:rFonts w:ascii="Times New Roman" w:hAnsi="Times New Roman" w:cs="Times New Roman"/>
          <w:kern w:val="0"/>
          <w:lang w:val="es-ES"/>
          <w:rPrChange w:id="97" w:author="Sebastian Simon" w:date="2020-10-13T00:03:00Z">
            <w:rPr>
              <w:rFonts w:ascii="Times New Roman" w:hAnsi="Times New Roman" w:cs="Times New Roman"/>
              <w:kern w:val="0"/>
            </w:rPr>
          </w:rPrChange>
        </w:rPr>
        <w:t>Conte</w:t>
      </w:r>
      <w:proofErr w:type="spellEnd"/>
      <w:r w:rsidRPr="00FA7DD5">
        <w:rPr>
          <w:rFonts w:ascii="Times New Roman" w:hAnsi="Times New Roman" w:cs="Times New Roman"/>
          <w:kern w:val="0"/>
          <w:lang w:val="es-ES"/>
          <w:rPrChange w:id="98" w:author="Sebastian Simon" w:date="2020-10-13T00:03:00Z">
            <w:rPr>
              <w:rFonts w:ascii="Times New Roman" w:hAnsi="Times New Roman" w:cs="Times New Roman"/>
              <w:kern w:val="0"/>
            </w:rPr>
          </w:rPrChange>
        </w:rPr>
        <w:t xml:space="preserve">, R., Sabater-Mir, J., Solaz, H., &amp; Villatoro, D. (2013). </w:t>
      </w:r>
      <w:r>
        <w:rPr>
          <w:rFonts w:ascii="Times New Roman" w:hAnsi="Times New Roman" w:cs="Times New Roman"/>
          <w:kern w:val="0"/>
        </w:rPr>
        <w:t>Punish and voice: Punishment enhances cooperation when combined with norm-</w:t>
      </w:r>
      <w:proofErr w:type="spellStart"/>
      <w:r>
        <w:rPr>
          <w:rFonts w:ascii="Times New Roman" w:hAnsi="Times New Roman" w:cs="Times New Roman"/>
          <w:kern w:val="0"/>
        </w:rPr>
        <w:t>signalling</w:t>
      </w:r>
      <w:proofErr w:type="spellEnd"/>
      <w:r>
        <w:rPr>
          <w:rFonts w:ascii="Times New Roman" w:hAnsi="Times New Roman" w:cs="Times New Roman"/>
          <w:kern w:val="0"/>
        </w:rPr>
        <w:t xml:space="preserve">. </w:t>
      </w:r>
      <w:proofErr w:type="spellStart"/>
      <w:r>
        <w:rPr>
          <w:rFonts w:ascii="Times New Roman" w:hAnsi="Times New Roman" w:cs="Times New Roman"/>
          <w:i/>
          <w:iCs/>
          <w:kern w:val="0"/>
        </w:rPr>
        <w:t>PLoS</w:t>
      </w:r>
      <w:proofErr w:type="spellEnd"/>
      <w:r>
        <w:rPr>
          <w:rFonts w:ascii="Times New Roman" w:hAnsi="Times New Roman" w:cs="Times New Roman"/>
          <w:i/>
          <w:iCs/>
          <w:kern w:val="0"/>
        </w:rPr>
        <w:t xml:space="preserve"> ONE</w:t>
      </w:r>
      <w:r>
        <w:rPr>
          <w:rFonts w:ascii="Times New Roman" w:hAnsi="Times New Roman" w:cs="Times New Roman"/>
          <w:kern w:val="0"/>
        </w:rPr>
        <w:t xml:space="preserve">, </w:t>
      </w:r>
      <w:r>
        <w:rPr>
          <w:rFonts w:ascii="Times New Roman" w:hAnsi="Times New Roman" w:cs="Times New Roman"/>
          <w:i/>
          <w:iCs/>
          <w:kern w:val="0"/>
        </w:rPr>
        <w:t>8</w:t>
      </w:r>
      <w:r>
        <w:rPr>
          <w:rFonts w:ascii="Times New Roman" w:hAnsi="Times New Roman" w:cs="Times New Roman"/>
          <w:kern w:val="0"/>
        </w:rPr>
        <w:t xml:space="preserve">(6), 1–8. </w:t>
      </w:r>
    </w:p>
    <w:p w14:paraId="67F9112A"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Barclay, P. (2016). Biological markets and the effects of partner choice on cooperation and friendship. </w:t>
      </w:r>
      <w:r>
        <w:rPr>
          <w:rFonts w:ascii="Times New Roman" w:hAnsi="Times New Roman" w:cs="Times New Roman"/>
          <w:i/>
          <w:iCs/>
          <w:kern w:val="0"/>
        </w:rPr>
        <w:t>Current Opinion in Psychology</w:t>
      </w:r>
      <w:r>
        <w:rPr>
          <w:rFonts w:ascii="Times New Roman" w:hAnsi="Times New Roman" w:cs="Times New Roman"/>
          <w:kern w:val="0"/>
        </w:rPr>
        <w:t xml:space="preserve">, </w:t>
      </w:r>
      <w:r>
        <w:rPr>
          <w:rFonts w:ascii="Times New Roman" w:hAnsi="Times New Roman" w:cs="Times New Roman"/>
          <w:i/>
          <w:iCs/>
          <w:kern w:val="0"/>
        </w:rPr>
        <w:t>7</w:t>
      </w:r>
      <w:r>
        <w:rPr>
          <w:rFonts w:ascii="Times New Roman" w:hAnsi="Times New Roman" w:cs="Times New Roman"/>
          <w:kern w:val="0"/>
        </w:rPr>
        <w:t xml:space="preserve">, 33–38. </w:t>
      </w:r>
    </w:p>
    <w:p w14:paraId="59146859"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t>Bicchieri</w:t>
      </w:r>
      <w:proofErr w:type="spellEnd"/>
      <w:r>
        <w:rPr>
          <w:rFonts w:ascii="Times New Roman" w:hAnsi="Times New Roman" w:cs="Times New Roman"/>
          <w:kern w:val="0"/>
        </w:rPr>
        <w:t xml:space="preserve">, C. (2006). The grammar of society: The nature and dynamics of social norms. </w:t>
      </w:r>
      <w:r>
        <w:rPr>
          <w:rFonts w:ascii="Times New Roman" w:hAnsi="Times New Roman" w:cs="Times New Roman"/>
          <w:i/>
          <w:iCs/>
          <w:kern w:val="0"/>
        </w:rPr>
        <w:t xml:space="preserve">The Grammar of Society </w:t>
      </w:r>
      <w:proofErr w:type="gramStart"/>
      <w:r>
        <w:rPr>
          <w:rFonts w:ascii="Times New Roman" w:hAnsi="Times New Roman" w:cs="Times New Roman"/>
          <w:i/>
          <w:iCs/>
          <w:kern w:val="0"/>
        </w:rPr>
        <w:t>The</w:t>
      </w:r>
      <w:proofErr w:type="gramEnd"/>
      <w:r>
        <w:rPr>
          <w:rFonts w:ascii="Times New Roman" w:hAnsi="Times New Roman" w:cs="Times New Roman"/>
          <w:i/>
          <w:iCs/>
          <w:kern w:val="0"/>
        </w:rPr>
        <w:t xml:space="preserve"> Nature and Dynamics of Social Norms</w:t>
      </w:r>
      <w:r>
        <w:rPr>
          <w:rFonts w:ascii="Times New Roman" w:hAnsi="Times New Roman" w:cs="Times New Roman"/>
          <w:kern w:val="0"/>
        </w:rPr>
        <w:t xml:space="preserve">. New York: Cambridge University Press. </w:t>
      </w:r>
    </w:p>
    <w:p w14:paraId="7EF41457"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t>Chudek</w:t>
      </w:r>
      <w:proofErr w:type="spellEnd"/>
      <w:r>
        <w:rPr>
          <w:rFonts w:ascii="Times New Roman" w:hAnsi="Times New Roman" w:cs="Times New Roman"/>
          <w:kern w:val="0"/>
        </w:rPr>
        <w:t xml:space="preserve">, M., &amp; Henrich, J. (2011). Culture–gene coevolution, norm-psychology and the emergence of human </w:t>
      </w:r>
      <w:proofErr w:type="spellStart"/>
      <w:r>
        <w:rPr>
          <w:rFonts w:ascii="Times New Roman" w:hAnsi="Times New Roman" w:cs="Times New Roman"/>
          <w:kern w:val="0"/>
        </w:rPr>
        <w:t>prosociality</w:t>
      </w:r>
      <w:proofErr w:type="spellEnd"/>
      <w:r>
        <w:rPr>
          <w:rFonts w:ascii="Times New Roman" w:hAnsi="Times New Roman" w:cs="Times New Roman"/>
          <w:kern w:val="0"/>
        </w:rPr>
        <w:t xml:space="preserve">. </w:t>
      </w:r>
      <w:r>
        <w:rPr>
          <w:rFonts w:ascii="Times New Roman" w:hAnsi="Times New Roman" w:cs="Times New Roman"/>
          <w:i/>
          <w:iCs/>
          <w:kern w:val="0"/>
        </w:rPr>
        <w:t>Trends in Cognitive Sciences</w:t>
      </w:r>
      <w:r>
        <w:rPr>
          <w:rFonts w:ascii="Times New Roman" w:hAnsi="Times New Roman" w:cs="Times New Roman"/>
          <w:kern w:val="0"/>
        </w:rPr>
        <w:t xml:space="preserve">, </w:t>
      </w:r>
      <w:r>
        <w:rPr>
          <w:rFonts w:ascii="Times New Roman" w:hAnsi="Times New Roman" w:cs="Times New Roman"/>
          <w:i/>
          <w:iCs/>
          <w:kern w:val="0"/>
        </w:rPr>
        <w:t>15</w:t>
      </w:r>
      <w:r>
        <w:rPr>
          <w:rFonts w:ascii="Times New Roman" w:hAnsi="Times New Roman" w:cs="Times New Roman"/>
          <w:kern w:val="0"/>
        </w:rPr>
        <w:t xml:space="preserve">(5), 218–226. </w:t>
      </w:r>
    </w:p>
    <w:p w14:paraId="74BD5107"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sidRPr="00F56961">
        <w:rPr>
          <w:rFonts w:ascii="Times New Roman" w:hAnsi="Times New Roman" w:cs="Times New Roman"/>
          <w:kern w:val="0"/>
        </w:rPr>
        <w:t xml:space="preserve">Cialdini, R. B., &amp; Goldstein, N. J. (2004). </w:t>
      </w:r>
      <w:r>
        <w:rPr>
          <w:rFonts w:ascii="Times New Roman" w:hAnsi="Times New Roman" w:cs="Times New Roman"/>
          <w:kern w:val="0"/>
        </w:rPr>
        <w:t xml:space="preserve">Social influence: Compliance and conformity. </w:t>
      </w:r>
      <w:r>
        <w:rPr>
          <w:rFonts w:ascii="Times New Roman" w:hAnsi="Times New Roman" w:cs="Times New Roman"/>
          <w:i/>
          <w:iCs/>
          <w:kern w:val="0"/>
        </w:rPr>
        <w:t>Annual Review of Psychology</w:t>
      </w:r>
      <w:r>
        <w:rPr>
          <w:rFonts w:ascii="Times New Roman" w:hAnsi="Times New Roman" w:cs="Times New Roman"/>
          <w:kern w:val="0"/>
        </w:rPr>
        <w:t xml:space="preserve">, </w:t>
      </w:r>
      <w:r>
        <w:rPr>
          <w:rFonts w:ascii="Times New Roman" w:hAnsi="Times New Roman" w:cs="Times New Roman"/>
          <w:i/>
          <w:iCs/>
          <w:kern w:val="0"/>
        </w:rPr>
        <w:t>55</w:t>
      </w:r>
      <w:r>
        <w:rPr>
          <w:rFonts w:ascii="Times New Roman" w:hAnsi="Times New Roman" w:cs="Times New Roman"/>
          <w:kern w:val="0"/>
        </w:rPr>
        <w:t>, 591–621.</w:t>
      </w:r>
    </w:p>
    <w:p w14:paraId="1DDA6A76"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Cialdini, R., &amp; </w:t>
      </w:r>
      <w:proofErr w:type="spellStart"/>
      <w:r>
        <w:rPr>
          <w:rFonts w:ascii="Times New Roman" w:hAnsi="Times New Roman" w:cs="Times New Roman"/>
          <w:kern w:val="0"/>
        </w:rPr>
        <w:t>Trost</w:t>
      </w:r>
      <w:proofErr w:type="spellEnd"/>
      <w:r>
        <w:rPr>
          <w:rFonts w:ascii="Times New Roman" w:hAnsi="Times New Roman" w:cs="Times New Roman"/>
          <w:kern w:val="0"/>
        </w:rPr>
        <w:t xml:space="preserve">, M. (1998). Social influence: social norms, conformity, and compliance. In D. Gilbert, S. T. Fiske, &amp; G. </w:t>
      </w:r>
      <w:proofErr w:type="spellStart"/>
      <w:r>
        <w:rPr>
          <w:rFonts w:ascii="Times New Roman" w:hAnsi="Times New Roman" w:cs="Times New Roman"/>
          <w:kern w:val="0"/>
        </w:rPr>
        <w:t>Lindzey</w:t>
      </w:r>
      <w:proofErr w:type="spellEnd"/>
      <w:r>
        <w:rPr>
          <w:rFonts w:ascii="Times New Roman" w:hAnsi="Times New Roman" w:cs="Times New Roman"/>
          <w:kern w:val="0"/>
        </w:rPr>
        <w:t xml:space="preserve"> (Eds.), </w:t>
      </w:r>
      <w:r>
        <w:rPr>
          <w:rFonts w:ascii="Times New Roman" w:hAnsi="Times New Roman" w:cs="Times New Roman"/>
          <w:i/>
          <w:iCs/>
          <w:kern w:val="0"/>
        </w:rPr>
        <w:t>Handbook of Social Psychology</w:t>
      </w:r>
      <w:r>
        <w:rPr>
          <w:rFonts w:ascii="Times New Roman" w:hAnsi="Times New Roman" w:cs="Times New Roman"/>
          <w:kern w:val="0"/>
        </w:rPr>
        <w:t xml:space="preserve"> (pp. 151–192).</w:t>
      </w:r>
    </w:p>
    <w:p w14:paraId="5F330084"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sidRPr="00FA7DD5">
        <w:rPr>
          <w:rFonts w:ascii="Times New Roman" w:hAnsi="Times New Roman" w:cs="Times New Roman"/>
          <w:kern w:val="0"/>
          <w:rPrChange w:id="99" w:author="Sebastian Simon" w:date="2020-10-13T00:03:00Z">
            <w:rPr>
              <w:rFonts w:ascii="Times New Roman" w:hAnsi="Times New Roman" w:cs="Times New Roman"/>
              <w:kern w:val="0"/>
              <w:lang w:val="de-DE"/>
            </w:rPr>
          </w:rPrChange>
        </w:rPr>
        <w:t xml:space="preserve">Cialdini, R., Kallgren, C., &amp; Reno, R. R. (1991). </w:t>
      </w:r>
      <w:r>
        <w:rPr>
          <w:rFonts w:ascii="Times New Roman" w:hAnsi="Times New Roman" w:cs="Times New Roman"/>
          <w:kern w:val="0"/>
        </w:rPr>
        <w:t xml:space="preserve">A focus theory of normative conduct: A theoretical refinement and reevaluation of the role of norms in human behavior. In </w:t>
      </w:r>
      <w:r>
        <w:rPr>
          <w:rFonts w:ascii="Times New Roman" w:hAnsi="Times New Roman" w:cs="Times New Roman"/>
          <w:i/>
          <w:iCs/>
          <w:kern w:val="0"/>
        </w:rPr>
        <w:t>Advances in experimental social psychology</w:t>
      </w:r>
      <w:r>
        <w:rPr>
          <w:rFonts w:ascii="Times New Roman" w:hAnsi="Times New Roman" w:cs="Times New Roman"/>
          <w:kern w:val="0"/>
        </w:rPr>
        <w:t xml:space="preserve"> (pp. 201–234).</w:t>
      </w:r>
    </w:p>
    <w:p w14:paraId="42A7A504"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Cohn, A., &amp; Maréchal, M. A. (2017). Laboratory measure of cheating predicts school misconduct. </w:t>
      </w:r>
      <w:r>
        <w:rPr>
          <w:rFonts w:ascii="Times New Roman" w:hAnsi="Times New Roman" w:cs="Times New Roman"/>
          <w:i/>
          <w:iCs/>
          <w:kern w:val="0"/>
        </w:rPr>
        <w:t>The Economic Journal</w:t>
      </w:r>
      <w:r>
        <w:rPr>
          <w:rFonts w:ascii="Times New Roman" w:hAnsi="Times New Roman" w:cs="Times New Roman"/>
          <w:kern w:val="0"/>
        </w:rPr>
        <w:t xml:space="preserve">, </w:t>
      </w:r>
      <w:r>
        <w:rPr>
          <w:rFonts w:ascii="Times New Roman" w:hAnsi="Times New Roman" w:cs="Times New Roman"/>
          <w:i/>
          <w:iCs/>
          <w:kern w:val="0"/>
        </w:rPr>
        <w:t>128</w:t>
      </w:r>
      <w:r>
        <w:rPr>
          <w:rFonts w:ascii="Times New Roman" w:hAnsi="Times New Roman" w:cs="Times New Roman"/>
          <w:kern w:val="0"/>
        </w:rPr>
        <w:t>(615), 2743–2754.</w:t>
      </w:r>
    </w:p>
    <w:p w14:paraId="347254DC"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Dai, Z., </w:t>
      </w:r>
      <w:proofErr w:type="spellStart"/>
      <w:r>
        <w:rPr>
          <w:rFonts w:ascii="Times New Roman" w:hAnsi="Times New Roman" w:cs="Times New Roman"/>
          <w:kern w:val="0"/>
        </w:rPr>
        <w:t>Galeotti</w:t>
      </w:r>
      <w:proofErr w:type="spellEnd"/>
      <w:r>
        <w:rPr>
          <w:rFonts w:ascii="Times New Roman" w:hAnsi="Times New Roman" w:cs="Times New Roman"/>
          <w:kern w:val="0"/>
        </w:rPr>
        <w:t xml:space="preserve">, F., &amp; </w:t>
      </w:r>
      <w:proofErr w:type="spellStart"/>
      <w:r>
        <w:rPr>
          <w:rFonts w:ascii="Times New Roman" w:hAnsi="Times New Roman" w:cs="Times New Roman"/>
          <w:kern w:val="0"/>
        </w:rPr>
        <w:t>Villeval</w:t>
      </w:r>
      <w:proofErr w:type="spellEnd"/>
      <w:r>
        <w:rPr>
          <w:rFonts w:ascii="Times New Roman" w:hAnsi="Times New Roman" w:cs="Times New Roman"/>
          <w:kern w:val="0"/>
        </w:rPr>
        <w:t xml:space="preserve">, M. C. (2017). Cheating in the lab predicts fraud in the field: An experiment in public transportation. </w:t>
      </w:r>
      <w:r>
        <w:rPr>
          <w:rFonts w:ascii="Times New Roman" w:hAnsi="Times New Roman" w:cs="Times New Roman"/>
          <w:i/>
          <w:iCs/>
          <w:kern w:val="0"/>
        </w:rPr>
        <w:t>Management Science</w:t>
      </w:r>
      <w:r>
        <w:rPr>
          <w:rFonts w:ascii="Times New Roman" w:hAnsi="Times New Roman" w:cs="Times New Roman"/>
          <w:kern w:val="0"/>
        </w:rPr>
        <w:t xml:space="preserve">, </w:t>
      </w:r>
      <w:r>
        <w:rPr>
          <w:rFonts w:ascii="Times New Roman" w:hAnsi="Times New Roman" w:cs="Times New Roman"/>
          <w:i/>
          <w:iCs/>
          <w:kern w:val="0"/>
        </w:rPr>
        <w:t>64</w:t>
      </w:r>
      <w:r>
        <w:rPr>
          <w:rFonts w:ascii="Times New Roman" w:hAnsi="Times New Roman" w:cs="Times New Roman"/>
          <w:kern w:val="0"/>
        </w:rPr>
        <w:t xml:space="preserve">(3), 1081–1100. </w:t>
      </w:r>
    </w:p>
    <w:p w14:paraId="212E3D90"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t>Debove</w:t>
      </w:r>
      <w:proofErr w:type="spellEnd"/>
      <w:r>
        <w:rPr>
          <w:rFonts w:ascii="Times New Roman" w:hAnsi="Times New Roman" w:cs="Times New Roman"/>
          <w:kern w:val="0"/>
        </w:rPr>
        <w:t xml:space="preserve">, S., Andre, J. B., &amp; </w:t>
      </w:r>
      <w:proofErr w:type="spellStart"/>
      <w:r>
        <w:rPr>
          <w:rFonts w:ascii="Times New Roman" w:hAnsi="Times New Roman" w:cs="Times New Roman"/>
          <w:kern w:val="0"/>
        </w:rPr>
        <w:t>Baumard</w:t>
      </w:r>
      <w:proofErr w:type="spellEnd"/>
      <w:r>
        <w:rPr>
          <w:rFonts w:ascii="Times New Roman" w:hAnsi="Times New Roman" w:cs="Times New Roman"/>
          <w:kern w:val="0"/>
        </w:rPr>
        <w:t xml:space="preserve">, N. (2015). Partner choice creates fairness in humans. </w:t>
      </w:r>
      <w:r>
        <w:rPr>
          <w:rFonts w:ascii="Times New Roman" w:hAnsi="Times New Roman" w:cs="Times New Roman"/>
          <w:i/>
          <w:iCs/>
          <w:kern w:val="0"/>
        </w:rPr>
        <w:t>Philosophical Transactions of the Royal Society B: Biological Sciences</w:t>
      </w:r>
      <w:r>
        <w:rPr>
          <w:rFonts w:ascii="Times New Roman" w:hAnsi="Times New Roman" w:cs="Times New Roman"/>
          <w:kern w:val="0"/>
        </w:rPr>
        <w:t xml:space="preserve">, </w:t>
      </w:r>
      <w:r>
        <w:rPr>
          <w:rFonts w:ascii="Times New Roman" w:hAnsi="Times New Roman" w:cs="Times New Roman"/>
          <w:i/>
          <w:iCs/>
          <w:kern w:val="0"/>
        </w:rPr>
        <w:t>282</w:t>
      </w:r>
      <w:r>
        <w:rPr>
          <w:rFonts w:ascii="Times New Roman" w:hAnsi="Times New Roman" w:cs="Times New Roman"/>
          <w:kern w:val="0"/>
        </w:rPr>
        <w:t xml:space="preserve">, 1–7. </w:t>
      </w:r>
    </w:p>
    <w:p w14:paraId="05FC754A"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Engel, C. (2011). Dictator games: a meta study. </w:t>
      </w:r>
      <w:r>
        <w:rPr>
          <w:rFonts w:ascii="Times New Roman" w:hAnsi="Times New Roman" w:cs="Times New Roman"/>
          <w:i/>
          <w:iCs/>
          <w:kern w:val="0"/>
        </w:rPr>
        <w:t>Experimental Economics</w:t>
      </w:r>
      <w:r>
        <w:rPr>
          <w:rFonts w:ascii="Times New Roman" w:hAnsi="Times New Roman" w:cs="Times New Roman"/>
          <w:kern w:val="0"/>
        </w:rPr>
        <w:t xml:space="preserve">, </w:t>
      </w:r>
      <w:r>
        <w:rPr>
          <w:rFonts w:ascii="Times New Roman" w:hAnsi="Times New Roman" w:cs="Times New Roman"/>
          <w:i/>
          <w:iCs/>
          <w:kern w:val="0"/>
        </w:rPr>
        <w:t>14</w:t>
      </w:r>
      <w:r>
        <w:rPr>
          <w:rFonts w:ascii="Times New Roman" w:hAnsi="Times New Roman" w:cs="Times New Roman"/>
          <w:kern w:val="0"/>
        </w:rPr>
        <w:t xml:space="preserve">(4), 583–610. </w:t>
      </w:r>
    </w:p>
    <w:p w14:paraId="412C3F4C"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Fehr, E., &amp; </w:t>
      </w:r>
      <w:proofErr w:type="spellStart"/>
      <w:r>
        <w:rPr>
          <w:rFonts w:ascii="Times New Roman" w:hAnsi="Times New Roman" w:cs="Times New Roman"/>
          <w:kern w:val="0"/>
        </w:rPr>
        <w:t>Fischbacher</w:t>
      </w:r>
      <w:proofErr w:type="spellEnd"/>
      <w:r>
        <w:rPr>
          <w:rFonts w:ascii="Times New Roman" w:hAnsi="Times New Roman" w:cs="Times New Roman"/>
          <w:kern w:val="0"/>
        </w:rPr>
        <w:t xml:space="preserve">, U. (2004). Social norms and human cooperation. </w:t>
      </w:r>
      <w:r>
        <w:rPr>
          <w:rFonts w:ascii="Times New Roman" w:hAnsi="Times New Roman" w:cs="Times New Roman"/>
          <w:i/>
          <w:iCs/>
          <w:kern w:val="0"/>
        </w:rPr>
        <w:t>Trends in Cognitive Sciences</w:t>
      </w:r>
      <w:r>
        <w:rPr>
          <w:rFonts w:ascii="Times New Roman" w:hAnsi="Times New Roman" w:cs="Times New Roman"/>
          <w:kern w:val="0"/>
        </w:rPr>
        <w:t xml:space="preserve">, </w:t>
      </w:r>
      <w:r>
        <w:rPr>
          <w:rFonts w:ascii="Times New Roman" w:hAnsi="Times New Roman" w:cs="Times New Roman"/>
          <w:i/>
          <w:iCs/>
          <w:kern w:val="0"/>
        </w:rPr>
        <w:t>8</w:t>
      </w:r>
      <w:r>
        <w:rPr>
          <w:rFonts w:ascii="Times New Roman" w:hAnsi="Times New Roman" w:cs="Times New Roman"/>
          <w:kern w:val="0"/>
        </w:rPr>
        <w:t xml:space="preserve">(4), 185–190. </w:t>
      </w:r>
    </w:p>
    <w:p w14:paraId="59850EEA"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sidRPr="00F56961">
        <w:rPr>
          <w:rFonts w:ascii="Times New Roman" w:hAnsi="Times New Roman" w:cs="Times New Roman"/>
          <w:kern w:val="0"/>
        </w:rPr>
        <w:t>Fischbacher</w:t>
      </w:r>
      <w:proofErr w:type="spellEnd"/>
      <w:r w:rsidRPr="00F56961">
        <w:rPr>
          <w:rFonts w:ascii="Times New Roman" w:hAnsi="Times New Roman" w:cs="Times New Roman"/>
          <w:kern w:val="0"/>
        </w:rPr>
        <w:t xml:space="preserve">, U., &amp; </w:t>
      </w:r>
      <w:proofErr w:type="spellStart"/>
      <w:r w:rsidRPr="00F56961">
        <w:rPr>
          <w:rFonts w:ascii="Times New Roman" w:hAnsi="Times New Roman" w:cs="Times New Roman"/>
          <w:kern w:val="0"/>
        </w:rPr>
        <w:t>Föllmi-Heusi</w:t>
      </w:r>
      <w:proofErr w:type="spellEnd"/>
      <w:r w:rsidRPr="00F56961">
        <w:rPr>
          <w:rFonts w:ascii="Times New Roman" w:hAnsi="Times New Roman" w:cs="Times New Roman"/>
          <w:kern w:val="0"/>
        </w:rPr>
        <w:t xml:space="preserve">, F. (2013). </w:t>
      </w:r>
      <w:r>
        <w:rPr>
          <w:rFonts w:ascii="Times New Roman" w:hAnsi="Times New Roman" w:cs="Times New Roman"/>
          <w:kern w:val="0"/>
        </w:rPr>
        <w:t xml:space="preserve">Lies in disguise – An experimental study on cheating. </w:t>
      </w:r>
      <w:r>
        <w:rPr>
          <w:rFonts w:ascii="Times New Roman" w:hAnsi="Times New Roman" w:cs="Times New Roman"/>
          <w:i/>
          <w:iCs/>
          <w:kern w:val="0"/>
        </w:rPr>
        <w:t>The Journal of the European Economic Association</w:t>
      </w:r>
      <w:r>
        <w:rPr>
          <w:rFonts w:ascii="Times New Roman" w:hAnsi="Times New Roman" w:cs="Times New Roman"/>
          <w:kern w:val="0"/>
        </w:rPr>
        <w:t xml:space="preserve">, </w:t>
      </w:r>
      <w:r>
        <w:rPr>
          <w:rFonts w:ascii="Times New Roman" w:hAnsi="Times New Roman" w:cs="Times New Roman"/>
          <w:i/>
          <w:iCs/>
          <w:kern w:val="0"/>
        </w:rPr>
        <w:t>11</w:t>
      </w:r>
      <w:r>
        <w:rPr>
          <w:rFonts w:ascii="Times New Roman" w:hAnsi="Times New Roman" w:cs="Times New Roman"/>
          <w:kern w:val="0"/>
        </w:rPr>
        <w:t xml:space="preserve">(3), 525–547. </w:t>
      </w:r>
    </w:p>
    <w:p w14:paraId="609A0BB6"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sidRPr="00F56961">
        <w:rPr>
          <w:rFonts w:ascii="Times New Roman" w:hAnsi="Times New Roman" w:cs="Times New Roman"/>
          <w:kern w:val="0"/>
        </w:rPr>
        <w:t xml:space="preserve">Fu, F., </w:t>
      </w:r>
      <w:proofErr w:type="spellStart"/>
      <w:r w:rsidRPr="00F56961">
        <w:rPr>
          <w:rFonts w:ascii="Times New Roman" w:hAnsi="Times New Roman" w:cs="Times New Roman"/>
          <w:kern w:val="0"/>
        </w:rPr>
        <w:t>Hauert</w:t>
      </w:r>
      <w:proofErr w:type="spellEnd"/>
      <w:r w:rsidRPr="00F56961">
        <w:rPr>
          <w:rFonts w:ascii="Times New Roman" w:hAnsi="Times New Roman" w:cs="Times New Roman"/>
          <w:kern w:val="0"/>
        </w:rPr>
        <w:t xml:space="preserve">, C., Nowak, M. A., &amp; Wang, L. (2008). </w:t>
      </w:r>
      <w:r>
        <w:rPr>
          <w:rFonts w:ascii="Times New Roman" w:hAnsi="Times New Roman" w:cs="Times New Roman"/>
          <w:kern w:val="0"/>
        </w:rPr>
        <w:t xml:space="preserve">Reputation-based partner choice promotes cooperation in social networks. </w:t>
      </w:r>
      <w:r>
        <w:rPr>
          <w:rFonts w:ascii="Times New Roman" w:hAnsi="Times New Roman" w:cs="Times New Roman"/>
          <w:i/>
          <w:iCs/>
          <w:kern w:val="0"/>
        </w:rPr>
        <w:t>Physical Review E</w:t>
      </w:r>
      <w:r>
        <w:rPr>
          <w:rFonts w:ascii="Times New Roman" w:hAnsi="Times New Roman" w:cs="Times New Roman"/>
          <w:kern w:val="0"/>
        </w:rPr>
        <w:t xml:space="preserve">, </w:t>
      </w:r>
      <w:r>
        <w:rPr>
          <w:rFonts w:ascii="Times New Roman" w:hAnsi="Times New Roman" w:cs="Times New Roman"/>
          <w:i/>
          <w:iCs/>
          <w:kern w:val="0"/>
        </w:rPr>
        <w:t>78</w:t>
      </w:r>
      <w:r>
        <w:rPr>
          <w:rFonts w:ascii="Times New Roman" w:hAnsi="Times New Roman" w:cs="Times New Roman"/>
          <w:kern w:val="0"/>
        </w:rPr>
        <w:t xml:space="preserve">(2), 1–8. </w:t>
      </w:r>
    </w:p>
    <w:p w14:paraId="10C023C1"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sidRPr="00F56961">
        <w:rPr>
          <w:rFonts w:ascii="Times New Roman" w:hAnsi="Times New Roman" w:cs="Times New Roman"/>
          <w:kern w:val="0"/>
        </w:rPr>
        <w:t>Gaechter</w:t>
      </w:r>
      <w:proofErr w:type="spellEnd"/>
      <w:r w:rsidRPr="00F56961">
        <w:rPr>
          <w:rFonts w:ascii="Times New Roman" w:hAnsi="Times New Roman" w:cs="Times New Roman"/>
          <w:kern w:val="0"/>
        </w:rPr>
        <w:t xml:space="preserve">, S., &amp; Schulz, J. F. (2016). </w:t>
      </w:r>
      <w:r>
        <w:rPr>
          <w:rFonts w:ascii="Times New Roman" w:hAnsi="Times New Roman" w:cs="Times New Roman"/>
          <w:kern w:val="0"/>
        </w:rPr>
        <w:t xml:space="preserve">Intrinsic honesty and the prevalence of rule violations across societies. </w:t>
      </w:r>
      <w:r>
        <w:rPr>
          <w:rFonts w:ascii="Times New Roman" w:hAnsi="Times New Roman" w:cs="Times New Roman"/>
          <w:i/>
          <w:iCs/>
          <w:kern w:val="0"/>
        </w:rPr>
        <w:t>Nature</w:t>
      </w:r>
      <w:r>
        <w:rPr>
          <w:rFonts w:ascii="Times New Roman" w:hAnsi="Times New Roman" w:cs="Times New Roman"/>
          <w:kern w:val="0"/>
        </w:rPr>
        <w:t xml:space="preserve">, </w:t>
      </w:r>
      <w:r>
        <w:rPr>
          <w:rFonts w:ascii="Times New Roman" w:hAnsi="Times New Roman" w:cs="Times New Roman"/>
          <w:i/>
          <w:iCs/>
          <w:kern w:val="0"/>
        </w:rPr>
        <w:t>531</w:t>
      </w:r>
      <w:r>
        <w:rPr>
          <w:rFonts w:ascii="Times New Roman" w:hAnsi="Times New Roman" w:cs="Times New Roman"/>
          <w:kern w:val="0"/>
        </w:rPr>
        <w:t xml:space="preserve">(7595), 496–499. </w:t>
      </w:r>
    </w:p>
    <w:p w14:paraId="36286666"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lastRenderedPageBreak/>
        <w:t>Gelfand, M. J. (2018). Rule makers, rule breakers: How tight and loose cultures wire our world. New York: Simon and Schuster.</w:t>
      </w:r>
    </w:p>
    <w:p w14:paraId="46ED353D"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Gelfand, M. J., Raver, J. L., Nishii, L., Leslie, L. M., </w:t>
      </w:r>
      <w:proofErr w:type="spellStart"/>
      <w:r>
        <w:rPr>
          <w:rFonts w:ascii="Times New Roman" w:hAnsi="Times New Roman" w:cs="Times New Roman"/>
          <w:kern w:val="0"/>
        </w:rPr>
        <w:t>Lun</w:t>
      </w:r>
      <w:proofErr w:type="spellEnd"/>
      <w:r>
        <w:rPr>
          <w:rFonts w:ascii="Times New Roman" w:hAnsi="Times New Roman" w:cs="Times New Roman"/>
          <w:kern w:val="0"/>
        </w:rPr>
        <w:t xml:space="preserve">, J., Lim, B. C., et al. (2011). Differences between tight and loose cultures: A 33-nation study. </w:t>
      </w:r>
      <w:r>
        <w:rPr>
          <w:rFonts w:ascii="Times New Roman" w:hAnsi="Times New Roman" w:cs="Times New Roman"/>
          <w:i/>
          <w:iCs/>
          <w:kern w:val="0"/>
        </w:rPr>
        <w:t>Science</w:t>
      </w:r>
      <w:r>
        <w:rPr>
          <w:rFonts w:ascii="Times New Roman" w:hAnsi="Times New Roman" w:cs="Times New Roman"/>
          <w:kern w:val="0"/>
        </w:rPr>
        <w:t xml:space="preserve">, </w:t>
      </w:r>
      <w:r>
        <w:rPr>
          <w:rFonts w:ascii="Times New Roman" w:hAnsi="Times New Roman" w:cs="Times New Roman"/>
          <w:i/>
          <w:iCs/>
          <w:kern w:val="0"/>
        </w:rPr>
        <w:t>332</w:t>
      </w:r>
      <w:r>
        <w:rPr>
          <w:rFonts w:ascii="Times New Roman" w:hAnsi="Times New Roman" w:cs="Times New Roman"/>
          <w:kern w:val="0"/>
        </w:rPr>
        <w:t xml:space="preserve">, 1100–1104. </w:t>
      </w:r>
    </w:p>
    <w:p w14:paraId="15204B5E"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sidRPr="00FA7DD5">
        <w:rPr>
          <w:rFonts w:ascii="Times New Roman" w:hAnsi="Times New Roman" w:cs="Times New Roman"/>
          <w:kern w:val="0"/>
          <w:lang w:val="nl-NL"/>
          <w:rPrChange w:id="100" w:author="Sebastian Simon" w:date="2020-10-13T00:03:00Z">
            <w:rPr>
              <w:rFonts w:ascii="Times New Roman" w:hAnsi="Times New Roman" w:cs="Times New Roman"/>
              <w:kern w:val="0"/>
            </w:rPr>
          </w:rPrChange>
        </w:rPr>
        <w:t xml:space="preserve">Gross, J., &amp; De </w:t>
      </w:r>
      <w:proofErr w:type="spellStart"/>
      <w:r w:rsidRPr="00FA7DD5">
        <w:rPr>
          <w:rFonts w:ascii="Times New Roman" w:hAnsi="Times New Roman" w:cs="Times New Roman"/>
          <w:kern w:val="0"/>
          <w:lang w:val="nl-NL"/>
          <w:rPrChange w:id="101" w:author="Sebastian Simon" w:date="2020-10-13T00:03:00Z">
            <w:rPr>
              <w:rFonts w:ascii="Times New Roman" w:hAnsi="Times New Roman" w:cs="Times New Roman"/>
              <w:kern w:val="0"/>
            </w:rPr>
          </w:rPrChange>
        </w:rPr>
        <w:t>Dreu</w:t>
      </w:r>
      <w:proofErr w:type="spellEnd"/>
      <w:r w:rsidRPr="00FA7DD5">
        <w:rPr>
          <w:rFonts w:ascii="Times New Roman" w:hAnsi="Times New Roman" w:cs="Times New Roman"/>
          <w:kern w:val="0"/>
          <w:lang w:val="nl-NL"/>
          <w:rPrChange w:id="102" w:author="Sebastian Simon" w:date="2020-10-13T00:03:00Z">
            <w:rPr>
              <w:rFonts w:ascii="Times New Roman" w:hAnsi="Times New Roman" w:cs="Times New Roman"/>
              <w:kern w:val="0"/>
            </w:rPr>
          </w:rPrChange>
        </w:rPr>
        <w:t xml:space="preserve">, C. K. W. (2017). </w:t>
      </w:r>
      <w:r>
        <w:rPr>
          <w:rFonts w:ascii="Times New Roman" w:hAnsi="Times New Roman" w:cs="Times New Roman"/>
          <w:kern w:val="0"/>
        </w:rPr>
        <w:t xml:space="preserve">Oxytocin conditions trait-based rule adherence. </w:t>
      </w:r>
      <w:r>
        <w:rPr>
          <w:rFonts w:ascii="Times New Roman" w:hAnsi="Times New Roman" w:cs="Times New Roman"/>
          <w:i/>
          <w:iCs/>
          <w:kern w:val="0"/>
        </w:rPr>
        <w:t>Social Cognitive and Affective Neuroscience</w:t>
      </w:r>
      <w:r>
        <w:rPr>
          <w:rFonts w:ascii="Times New Roman" w:hAnsi="Times New Roman" w:cs="Times New Roman"/>
          <w:kern w:val="0"/>
        </w:rPr>
        <w:t xml:space="preserve">, </w:t>
      </w:r>
      <w:r>
        <w:rPr>
          <w:rFonts w:ascii="Times New Roman" w:hAnsi="Times New Roman" w:cs="Times New Roman"/>
          <w:i/>
          <w:iCs/>
          <w:kern w:val="0"/>
        </w:rPr>
        <w:t>12</w:t>
      </w:r>
      <w:r>
        <w:rPr>
          <w:rFonts w:ascii="Times New Roman" w:hAnsi="Times New Roman" w:cs="Times New Roman"/>
          <w:kern w:val="0"/>
        </w:rPr>
        <w:t xml:space="preserve">(3), 427–435. </w:t>
      </w:r>
    </w:p>
    <w:p w14:paraId="12F7FF56"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Gross, J., &amp; De </w:t>
      </w:r>
      <w:proofErr w:type="spellStart"/>
      <w:r>
        <w:rPr>
          <w:rFonts w:ascii="Times New Roman" w:hAnsi="Times New Roman" w:cs="Times New Roman"/>
          <w:kern w:val="0"/>
        </w:rPr>
        <w:t>Dreu</w:t>
      </w:r>
      <w:proofErr w:type="spellEnd"/>
      <w:r>
        <w:rPr>
          <w:rFonts w:ascii="Times New Roman" w:hAnsi="Times New Roman" w:cs="Times New Roman"/>
          <w:kern w:val="0"/>
        </w:rPr>
        <w:t xml:space="preserve">, C. K. W. (2020). Rule following mitigates collaborative cheating and facilitates the spreading of honesty within groups. </w:t>
      </w:r>
      <w:r>
        <w:rPr>
          <w:rFonts w:ascii="Times New Roman" w:hAnsi="Times New Roman" w:cs="Times New Roman"/>
          <w:i/>
          <w:iCs/>
          <w:kern w:val="0"/>
        </w:rPr>
        <w:t>Personality and Social Psychology Bulletin</w:t>
      </w:r>
      <w:r>
        <w:rPr>
          <w:rFonts w:ascii="Times New Roman" w:hAnsi="Times New Roman" w:cs="Times New Roman"/>
          <w:kern w:val="0"/>
        </w:rPr>
        <w:t xml:space="preserve">, </w:t>
      </w:r>
      <w:r>
        <w:rPr>
          <w:rFonts w:ascii="Times New Roman" w:hAnsi="Times New Roman" w:cs="Times New Roman"/>
          <w:i/>
          <w:iCs/>
          <w:kern w:val="0"/>
        </w:rPr>
        <w:t>13</w:t>
      </w:r>
      <w:r>
        <w:rPr>
          <w:rFonts w:ascii="Times New Roman" w:hAnsi="Times New Roman" w:cs="Times New Roman"/>
          <w:kern w:val="0"/>
        </w:rPr>
        <w:t xml:space="preserve">(4), 1–15. </w:t>
      </w:r>
    </w:p>
    <w:p w14:paraId="4F0B43D5"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Gross, J., </w:t>
      </w:r>
      <w:proofErr w:type="spellStart"/>
      <w:r>
        <w:rPr>
          <w:rFonts w:ascii="Times New Roman" w:hAnsi="Times New Roman" w:cs="Times New Roman"/>
          <w:kern w:val="0"/>
        </w:rPr>
        <w:t>Emmerling</w:t>
      </w:r>
      <w:proofErr w:type="spellEnd"/>
      <w:r>
        <w:rPr>
          <w:rFonts w:ascii="Times New Roman" w:hAnsi="Times New Roman" w:cs="Times New Roman"/>
          <w:kern w:val="0"/>
        </w:rPr>
        <w:t xml:space="preserve">, F., </w:t>
      </w:r>
      <w:proofErr w:type="spellStart"/>
      <w:r>
        <w:rPr>
          <w:rFonts w:ascii="Times New Roman" w:hAnsi="Times New Roman" w:cs="Times New Roman"/>
          <w:kern w:val="0"/>
        </w:rPr>
        <w:t>Vostroknutov</w:t>
      </w:r>
      <w:proofErr w:type="spellEnd"/>
      <w:r>
        <w:rPr>
          <w:rFonts w:ascii="Times New Roman" w:hAnsi="Times New Roman" w:cs="Times New Roman"/>
          <w:kern w:val="0"/>
        </w:rPr>
        <w:t xml:space="preserve">, A., &amp; Sack, A. T. (2018a). Manipulation of pro-sociality and rule-following with non-invasive brain stimulation. </w:t>
      </w:r>
      <w:r>
        <w:rPr>
          <w:rFonts w:ascii="Times New Roman" w:hAnsi="Times New Roman" w:cs="Times New Roman"/>
          <w:i/>
          <w:iCs/>
          <w:kern w:val="0"/>
        </w:rPr>
        <w:t>Scientific Reports</w:t>
      </w:r>
      <w:r>
        <w:rPr>
          <w:rFonts w:ascii="Times New Roman" w:hAnsi="Times New Roman" w:cs="Times New Roman"/>
          <w:kern w:val="0"/>
        </w:rPr>
        <w:t xml:space="preserve">, </w:t>
      </w:r>
      <w:r>
        <w:rPr>
          <w:rFonts w:ascii="Times New Roman" w:hAnsi="Times New Roman" w:cs="Times New Roman"/>
          <w:i/>
          <w:iCs/>
          <w:kern w:val="0"/>
        </w:rPr>
        <w:t>8</w:t>
      </w:r>
      <w:r>
        <w:rPr>
          <w:rFonts w:ascii="Times New Roman" w:hAnsi="Times New Roman" w:cs="Times New Roman"/>
          <w:kern w:val="0"/>
        </w:rPr>
        <w:t xml:space="preserve">(1), 1–10. </w:t>
      </w:r>
    </w:p>
    <w:p w14:paraId="7E36280E"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Gross, J., </w:t>
      </w:r>
      <w:proofErr w:type="spellStart"/>
      <w:r>
        <w:rPr>
          <w:rFonts w:ascii="Times New Roman" w:hAnsi="Times New Roman" w:cs="Times New Roman"/>
          <w:kern w:val="0"/>
        </w:rPr>
        <w:t>Leib</w:t>
      </w:r>
      <w:proofErr w:type="spellEnd"/>
      <w:r>
        <w:rPr>
          <w:rFonts w:ascii="Times New Roman" w:hAnsi="Times New Roman" w:cs="Times New Roman"/>
          <w:kern w:val="0"/>
        </w:rPr>
        <w:t xml:space="preserve">, M., Offerman, T., &amp; </w:t>
      </w:r>
      <w:proofErr w:type="spellStart"/>
      <w:r>
        <w:rPr>
          <w:rFonts w:ascii="Times New Roman" w:hAnsi="Times New Roman" w:cs="Times New Roman"/>
          <w:kern w:val="0"/>
        </w:rPr>
        <w:t>Shalvi</w:t>
      </w:r>
      <w:proofErr w:type="spellEnd"/>
      <w:r>
        <w:rPr>
          <w:rFonts w:ascii="Times New Roman" w:hAnsi="Times New Roman" w:cs="Times New Roman"/>
          <w:kern w:val="0"/>
        </w:rPr>
        <w:t xml:space="preserve">, S. (2018b). Ethical free-riding: When honest people find dishonest partners. </w:t>
      </w:r>
      <w:r>
        <w:rPr>
          <w:rFonts w:ascii="Times New Roman" w:hAnsi="Times New Roman" w:cs="Times New Roman"/>
          <w:i/>
          <w:iCs/>
          <w:kern w:val="0"/>
        </w:rPr>
        <w:t>Psychological Science</w:t>
      </w:r>
      <w:r>
        <w:rPr>
          <w:rFonts w:ascii="Times New Roman" w:hAnsi="Times New Roman" w:cs="Times New Roman"/>
          <w:kern w:val="0"/>
        </w:rPr>
        <w:t xml:space="preserve">, </w:t>
      </w:r>
      <w:r>
        <w:rPr>
          <w:rFonts w:ascii="Times New Roman" w:hAnsi="Times New Roman" w:cs="Times New Roman"/>
          <w:i/>
          <w:iCs/>
          <w:kern w:val="0"/>
        </w:rPr>
        <w:t>29</w:t>
      </w:r>
      <w:r>
        <w:rPr>
          <w:rFonts w:ascii="Times New Roman" w:hAnsi="Times New Roman" w:cs="Times New Roman"/>
          <w:kern w:val="0"/>
        </w:rPr>
        <w:t>(12), 1956–1968.</w:t>
      </w:r>
    </w:p>
    <w:p w14:paraId="7EAB8D94"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Hanna, R., &amp; Wang, S.-Y. (2017). Dishonesty and selection into Public Service: Evidence from India. </w:t>
      </w:r>
      <w:r>
        <w:rPr>
          <w:rFonts w:ascii="Times New Roman" w:hAnsi="Times New Roman" w:cs="Times New Roman"/>
          <w:i/>
          <w:iCs/>
          <w:kern w:val="0"/>
        </w:rPr>
        <w:t>American Economic Journal: Economic Policy</w:t>
      </w:r>
      <w:r>
        <w:rPr>
          <w:rFonts w:ascii="Times New Roman" w:hAnsi="Times New Roman" w:cs="Times New Roman"/>
          <w:kern w:val="0"/>
        </w:rPr>
        <w:t xml:space="preserve">, </w:t>
      </w:r>
      <w:r>
        <w:rPr>
          <w:rFonts w:ascii="Times New Roman" w:hAnsi="Times New Roman" w:cs="Times New Roman"/>
          <w:i/>
          <w:iCs/>
          <w:kern w:val="0"/>
        </w:rPr>
        <w:t>9</w:t>
      </w:r>
      <w:r>
        <w:rPr>
          <w:rFonts w:ascii="Times New Roman" w:hAnsi="Times New Roman" w:cs="Times New Roman"/>
          <w:kern w:val="0"/>
        </w:rPr>
        <w:t xml:space="preserve">(3), 262–90. </w:t>
      </w:r>
    </w:p>
    <w:p w14:paraId="16636792"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Henrich, J., &amp; Boyd, R. (2001). Why people punish defectors. </w:t>
      </w:r>
      <w:r>
        <w:rPr>
          <w:rFonts w:ascii="Times New Roman" w:hAnsi="Times New Roman" w:cs="Times New Roman"/>
          <w:i/>
          <w:iCs/>
          <w:kern w:val="0"/>
        </w:rPr>
        <w:t>Journal of Theoretical Biology</w:t>
      </w:r>
      <w:r>
        <w:rPr>
          <w:rFonts w:ascii="Times New Roman" w:hAnsi="Times New Roman" w:cs="Times New Roman"/>
          <w:kern w:val="0"/>
        </w:rPr>
        <w:t xml:space="preserve">, </w:t>
      </w:r>
      <w:r>
        <w:rPr>
          <w:rFonts w:ascii="Times New Roman" w:hAnsi="Times New Roman" w:cs="Times New Roman"/>
          <w:i/>
          <w:iCs/>
          <w:kern w:val="0"/>
        </w:rPr>
        <w:t>208</w:t>
      </w:r>
      <w:r>
        <w:rPr>
          <w:rFonts w:ascii="Times New Roman" w:hAnsi="Times New Roman" w:cs="Times New Roman"/>
          <w:kern w:val="0"/>
        </w:rPr>
        <w:t xml:space="preserve">(1), 79–89. </w:t>
      </w:r>
    </w:p>
    <w:p w14:paraId="7E8908CD"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sidRPr="00F56961">
        <w:rPr>
          <w:rFonts w:ascii="Times New Roman" w:hAnsi="Times New Roman" w:cs="Times New Roman"/>
          <w:kern w:val="0"/>
        </w:rPr>
        <w:t xml:space="preserve">Herrmann, B., </w:t>
      </w:r>
      <w:proofErr w:type="spellStart"/>
      <w:r w:rsidRPr="00F56961">
        <w:rPr>
          <w:rFonts w:ascii="Times New Roman" w:hAnsi="Times New Roman" w:cs="Times New Roman"/>
          <w:kern w:val="0"/>
        </w:rPr>
        <w:t>Thöni</w:t>
      </w:r>
      <w:proofErr w:type="spellEnd"/>
      <w:r w:rsidRPr="00F56961">
        <w:rPr>
          <w:rFonts w:ascii="Times New Roman" w:hAnsi="Times New Roman" w:cs="Times New Roman"/>
          <w:kern w:val="0"/>
        </w:rPr>
        <w:t xml:space="preserve">, C., &amp; </w:t>
      </w:r>
      <w:proofErr w:type="spellStart"/>
      <w:r w:rsidRPr="00F56961">
        <w:rPr>
          <w:rFonts w:ascii="Times New Roman" w:hAnsi="Times New Roman" w:cs="Times New Roman"/>
          <w:kern w:val="0"/>
        </w:rPr>
        <w:t>Gaechter</w:t>
      </w:r>
      <w:proofErr w:type="spellEnd"/>
      <w:r w:rsidRPr="00F56961">
        <w:rPr>
          <w:rFonts w:ascii="Times New Roman" w:hAnsi="Times New Roman" w:cs="Times New Roman"/>
          <w:kern w:val="0"/>
        </w:rPr>
        <w:t xml:space="preserve">, S. (2008). </w:t>
      </w:r>
      <w:r>
        <w:rPr>
          <w:rFonts w:ascii="Times New Roman" w:hAnsi="Times New Roman" w:cs="Times New Roman"/>
          <w:kern w:val="0"/>
        </w:rPr>
        <w:t xml:space="preserve">Antisocial punishment across societies. </w:t>
      </w:r>
      <w:r>
        <w:rPr>
          <w:rFonts w:ascii="Times New Roman" w:hAnsi="Times New Roman" w:cs="Times New Roman"/>
          <w:i/>
          <w:iCs/>
          <w:kern w:val="0"/>
        </w:rPr>
        <w:t>Science</w:t>
      </w:r>
      <w:r>
        <w:rPr>
          <w:rFonts w:ascii="Times New Roman" w:hAnsi="Times New Roman" w:cs="Times New Roman"/>
          <w:kern w:val="0"/>
        </w:rPr>
        <w:t xml:space="preserve">, </w:t>
      </w:r>
      <w:r>
        <w:rPr>
          <w:rFonts w:ascii="Times New Roman" w:hAnsi="Times New Roman" w:cs="Times New Roman"/>
          <w:i/>
          <w:iCs/>
          <w:kern w:val="0"/>
        </w:rPr>
        <w:t>319</w:t>
      </w:r>
      <w:r>
        <w:rPr>
          <w:rFonts w:ascii="Times New Roman" w:hAnsi="Times New Roman" w:cs="Times New Roman"/>
          <w:kern w:val="0"/>
        </w:rPr>
        <w:t xml:space="preserve">, 1362–1367. </w:t>
      </w:r>
    </w:p>
    <w:p w14:paraId="6A23AC96"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Hoffman, M. L. (1977). Moral internalization: Current theory and research. In </w:t>
      </w:r>
      <w:r>
        <w:rPr>
          <w:rFonts w:ascii="Times New Roman" w:hAnsi="Times New Roman" w:cs="Times New Roman"/>
          <w:i/>
          <w:iCs/>
          <w:kern w:val="0"/>
        </w:rPr>
        <w:t>Advances in Experimental Social Psychology</w:t>
      </w:r>
      <w:r>
        <w:rPr>
          <w:rFonts w:ascii="Times New Roman" w:hAnsi="Times New Roman" w:cs="Times New Roman"/>
          <w:kern w:val="0"/>
        </w:rPr>
        <w:t xml:space="preserve"> (Vol. 10, pp. 85–133). Elsevier.</w:t>
      </w:r>
    </w:p>
    <w:p w14:paraId="75A0EA1B"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Jordan, J. J., Hoffman, M., Nowak, M. A., &amp; Rand, D. G. (2016). Uncalculating cooperation is used to signal trustworthiness. </w:t>
      </w:r>
      <w:r>
        <w:rPr>
          <w:rFonts w:ascii="Times New Roman" w:hAnsi="Times New Roman" w:cs="Times New Roman"/>
          <w:i/>
          <w:iCs/>
          <w:kern w:val="0"/>
        </w:rPr>
        <w:t>Proceedings of the National Academy of Sciences</w:t>
      </w:r>
      <w:r>
        <w:rPr>
          <w:rFonts w:ascii="Times New Roman" w:hAnsi="Times New Roman" w:cs="Times New Roman"/>
          <w:kern w:val="0"/>
        </w:rPr>
        <w:t xml:space="preserve">, </w:t>
      </w:r>
      <w:r>
        <w:rPr>
          <w:rFonts w:ascii="Times New Roman" w:hAnsi="Times New Roman" w:cs="Times New Roman"/>
          <w:i/>
          <w:iCs/>
          <w:kern w:val="0"/>
        </w:rPr>
        <w:t>113</w:t>
      </w:r>
      <w:r>
        <w:rPr>
          <w:rFonts w:ascii="Times New Roman" w:hAnsi="Times New Roman" w:cs="Times New Roman"/>
          <w:kern w:val="0"/>
        </w:rPr>
        <w:t>(31), 8658–8663.</w:t>
      </w:r>
    </w:p>
    <w:p w14:paraId="3941F210"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Kimbrough, E. O., &amp; </w:t>
      </w:r>
      <w:proofErr w:type="spellStart"/>
      <w:r>
        <w:rPr>
          <w:rFonts w:ascii="Times New Roman" w:hAnsi="Times New Roman" w:cs="Times New Roman"/>
          <w:kern w:val="0"/>
        </w:rPr>
        <w:t>Vostroknutov</w:t>
      </w:r>
      <w:proofErr w:type="spellEnd"/>
      <w:r>
        <w:rPr>
          <w:rFonts w:ascii="Times New Roman" w:hAnsi="Times New Roman" w:cs="Times New Roman"/>
          <w:kern w:val="0"/>
        </w:rPr>
        <w:t xml:space="preserve">, A. (2016). Norms make preferences social. </w:t>
      </w:r>
      <w:r>
        <w:rPr>
          <w:rFonts w:ascii="Times New Roman" w:hAnsi="Times New Roman" w:cs="Times New Roman"/>
          <w:i/>
          <w:iCs/>
          <w:kern w:val="0"/>
        </w:rPr>
        <w:t>The Journal of the European Economic Association</w:t>
      </w:r>
      <w:r>
        <w:rPr>
          <w:rFonts w:ascii="Times New Roman" w:hAnsi="Times New Roman" w:cs="Times New Roman"/>
          <w:kern w:val="0"/>
        </w:rPr>
        <w:t xml:space="preserve">, </w:t>
      </w:r>
      <w:r>
        <w:rPr>
          <w:rFonts w:ascii="Times New Roman" w:hAnsi="Times New Roman" w:cs="Times New Roman"/>
          <w:i/>
          <w:iCs/>
          <w:kern w:val="0"/>
        </w:rPr>
        <w:t>14</w:t>
      </w:r>
      <w:r>
        <w:rPr>
          <w:rFonts w:ascii="Times New Roman" w:hAnsi="Times New Roman" w:cs="Times New Roman"/>
          <w:kern w:val="0"/>
        </w:rPr>
        <w:t xml:space="preserve">(3), 608–638. </w:t>
      </w:r>
    </w:p>
    <w:p w14:paraId="31F02B27"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Kimbrough, E. O., &amp; </w:t>
      </w:r>
      <w:proofErr w:type="spellStart"/>
      <w:r>
        <w:rPr>
          <w:rFonts w:ascii="Times New Roman" w:hAnsi="Times New Roman" w:cs="Times New Roman"/>
          <w:kern w:val="0"/>
        </w:rPr>
        <w:t>Vostroknutov</w:t>
      </w:r>
      <w:proofErr w:type="spellEnd"/>
      <w:r>
        <w:rPr>
          <w:rFonts w:ascii="Times New Roman" w:hAnsi="Times New Roman" w:cs="Times New Roman"/>
          <w:kern w:val="0"/>
        </w:rPr>
        <w:t xml:space="preserve">, A. (2018). A portable method of eliciting respect for social norms. </w:t>
      </w:r>
      <w:r>
        <w:rPr>
          <w:rFonts w:ascii="Times New Roman" w:hAnsi="Times New Roman" w:cs="Times New Roman"/>
          <w:i/>
          <w:iCs/>
          <w:kern w:val="0"/>
        </w:rPr>
        <w:t>Economics Letters</w:t>
      </w:r>
      <w:r>
        <w:rPr>
          <w:rFonts w:ascii="Times New Roman" w:hAnsi="Times New Roman" w:cs="Times New Roman"/>
          <w:kern w:val="0"/>
        </w:rPr>
        <w:t xml:space="preserve">, </w:t>
      </w:r>
      <w:r>
        <w:rPr>
          <w:rFonts w:ascii="Times New Roman" w:hAnsi="Times New Roman" w:cs="Times New Roman"/>
          <w:i/>
          <w:iCs/>
          <w:kern w:val="0"/>
        </w:rPr>
        <w:t>168</w:t>
      </w:r>
      <w:r>
        <w:rPr>
          <w:rFonts w:ascii="Times New Roman" w:hAnsi="Times New Roman" w:cs="Times New Roman"/>
          <w:kern w:val="0"/>
        </w:rPr>
        <w:t xml:space="preserve">, 147–150. </w:t>
      </w:r>
    </w:p>
    <w:p w14:paraId="65B43AC0"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Kimbrough, E. O., Miller, J., &amp; </w:t>
      </w:r>
      <w:proofErr w:type="spellStart"/>
      <w:r>
        <w:rPr>
          <w:rFonts w:ascii="Times New Roman" w:hAnsi="Times New Roman" w:cs="Times New Roman"/>
          <w:kern w:val="0"/>
        </w:rPr>
        <w:t>Vostroknutov</w:t>
      </w:r>
      <w:proofErr w:type="spellEnd"/>
      <w:r>
        <w:rPr>
          <w:rFonts w:ascii="Times New Roman" w:hAnsi="Times New Roman" w:cs="Times New Roman"/>
          <w:kern w:val="0"/>
        </w:rPr>
        <w:t xml:space="preserve">, A. (2014). Norms, Frames and Prosocial Behavior in Games. </w:t>
      </w:r>
      <w:r>
        <w:rPr>
          <w:rFonts w:ascii="Times New Roman" w:hAnsi="Times New Roman" w:cs="Times New Roman"/>
          <w:i/>
          <w:iCs/>
          <w:kern w:val="0"/>
        </w:rPr>
        <w:t>Working Paper</w:t>
      </w:r>
      <w:r>
        <w:rPr>
          <w:rFonts w:ascii="Times New Roman" w:hAnsi="Times New Roman" w:cs="Times New Roman"/>
          <w:kern w:val="0"/>
        </w:rPr>
        <w:t>, 1–30.</w:t>
      </w:r>
    </w:p>
    <w:p w14:paraId="4E3ED1CF"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t>Kröll</w:t>
      </w:r>
      <w:proofErr w:type="spellEnd"/>
      <w:r>
        <w:rPr>
          <w:rFonts w:ascii="Times New Roman" w:hAnsi="Times New Roman" w:cs="Times New Roman"/>
          <w:kern w:val="0"/>
        </w:rPr>
        <w:t xml:space="preserve">, M., &amp; </w:t>
      </w:r>
      <w:proofErr w:type="spellStart"/>
      <w:r>
        <w:rPr>
          <w:rFonts w:ascii="Times New Roman" w:hAnsi="Times New Roman" w:cs="Times New Roman"/>
          <w:kern w:val="0"/>
        </w:rPr>
        <w:t>Rustagi</w:t>
      </w:r>
      <w:proofErr w:type="spellEnd"/>
      <w:r>
        <w:rPr>
          <w:rFonts w:ascii="Times New Roman" w:hAnsi="Times New Roman" w:cs="Times New Roman"/>
          <w:kern w:val="0"/>
        </w:rPr>
        <w:t xml:space="preserve">, D. (2016). Shades of dishonesty and cheating in informal milk markets in India. </w:t>
      </w:r>
      <w:r>
        <w:rPr>
          <w:rFonts w:ascii="Times New Roman" w:hAnsi="Times New Roman" w:cs="Times New Roman"/>
          <w:i/>
          <w:iCs/>
          <w:kern w:val="0"/>
        </w:rPr>
        <w:t xml:space="preserve">Working Paper, </w:t>
      </w:r>
      <w:r w:rsidRPr="00094C4C">
        <w:rPr>
          <w:rFonts w:ascii="Times New Roman" w:hAnsi="Times New Roman" w:cs="Times New Roman"/>
          <w:kern w:val="0"/>
        </w:rPr>
        <w:t>1–35.</w:t>
      </w:r>
    </w:p>
    <w:p w14:paraId="5B03C7EA"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lastRenderedPageBreak/>
        <w:t xml:space="preserve">Kuznetsova, A., </w:t>
      </w:r>
      <w:proofErr w:type="spellStart"/>
      <w:r>
        <w:rPr>
          <w:rFonts w:ascii="Times New Roman" w:hAnsi="Times New Roman" w:cs="Times New Roman"/>
          <w:kern w:val="0"/>
        </w:rPr>
        <w:t>Brockhoff</w:t>
      </w:r>
      <w:proofErr w:type="spellEnd"/>
      <w:r>
        <w:rPr>
          <w:rFonts w:ascii="Times New Roman" w:hAnsi="Times New Roman" w:cs="Times New Roman"/>
          <w:kern w:val="0"/>
        </w:rPr>
        <w:t xml:space="preserve">, P. B., &amp; Christensen, R. H. B. (2017). </w:t>
      </w:r>
      <w:proofErr w:type="spellStart"/>
      <w:r>
        <w:rPr>
          <w:rFonts w:ascii="Times New Roman" w:hAnsi="Times New Roman" w:cs="Times New Roman"/>
          <w:kern w:val="0"/>
        </w:rPr>
        <w:t>Lmertest</w:t>
      </w:r>
      <w:proofErr w:type="spellEnd"/>
      <w:r>
        <w:rPr>
          <w:rFonts w:ascii="Times New Roman" w:hAnsi="Times New Roman" w:cs="Times New Roman"/>
          <w:kern w:val="0"/>
        </w:rPr>
        <w:t xml:space="preserve"> package: Tests in linear mixed effects models. </w:t>
      </w:r>
      <w:r>
        <w:rPr>
          <w:rFonts w:ascii="Times New Roman" w:hAnsi="Times New Roman" w:cs="Times New Roman"/>
          <w:i/>
          <w:iCs/>
          <w:kern w:val="0"/>
        </w:rPr>
        <w:t>Journal of Statistical Software</w:t>
      </w:r>
      <w:r>
        <w:rPr>
          <w:rFonts w:ascii="Times New Roman" w:hAnsi="Times New Roman" w:cs="Times New Roman"/>
          <w:kern w:val="0"/>
        </w:rPr>
        <w:t xml:space="preserve">, </w:t>
      </w:r>
      <w:r>
        <w:rPr>
          <w:rFonts w:ascii="Times New Roman" w:hAnsi="Times New Roman" w:cs="Times New Roman"/>
          <w:i/>
          <w:iCs/>
          <w:kern w:val="0"/>
        </w:rPr>
        <w:t>82</w:t>
      </w:r>
      <w:r>
        <w:rPr>
          <w:rFonts w:ascii="Times New Roman" w:hAnsi="Times New Roman" w:cs="Times New Roman"/>
          <w:kern w:val="0"/>
        </w:rPr>
        <w:t xml:space="preserve">(13), 1–26. </w:t>
      </w:r>
    </w:p>
    <w:p w14:paraId="3B19546B"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McNamara, J. M., </w:t>
      </w:r>
      <w:proofErr w:type="spellStart"/>
      <w:r>
        <w:rPr>
          <w:rFonts w:ascii="Times New Roman" w:hAnsi="Times New Roman" w:cs="Times New Roman"/>
          <w:kern w:val="0"/>
        </w:rPr>
        <w:t>Barta</w:t>
      </w:r>
      <w:proofErr w:type="spellEnd"/>
      <w:r>
        <w:rPr>
          <w:rFonts w:ascii="Times New Roman" w:hAnsi="Times New Roman" w:cs="Times New Roman"/>
          <w:kern w:val="0"/>
        </w:rPr>
        <w:t xml:space="preserve">, Z., </w:t>
      </w:r>
      <w:proofErr w:type="spellStart"/>
      <w:r>
        <w:rPr>
          <w:rFonts w:ascii="Times New Roman" w:hAnsi="Times New Roman" w:cs="Times New Roman"/>
          <w:kern w:val="0"/>
        </w:rPr>
        <w:t>Fromhage</w:t>
      </w:r>
      <w:proofErr w:type="spellEnd"/>
      <w:r>
        <w:rPr>
          <w:rFonts w:ascii="Times New Roman" w:hAnsi="Times New Roman" w:cs="Times New Roman"/>
          <w:kern w:val="0"/>
        </w:rPr>
        <w:t xml:space="preserve">, L., &amp; Houston, A. I. (2008). The coevolution of choosiness and cooperation. </w:t>
      </w:r>
      <w:r>
        <w:rPr>
          <w:rFonts w:ascii="Times New Roman" w:hAnsi="Times New Roman" w:cs="Times New Roman"/>
          <w:i/>
          <w:iCs/>
          <w:kern w:val="0"/>
        </w:rPr>
        <w:t>Nature</w:t>
      </w:r>
      <w:r>
        <w:rPr>
          <w:rFonts w:ascii="Times New Roman" w:hAnsi="Times New Roman" w:cs="Times New Roman"/>
          <w:kern w:val="0"/>
        </w:rPr>
        <w:t xml:space="preserve">, </w:t>
      </w:r>
      <w:r>
        <w:rPr>
          <w:rFonts w:ascii="Times New Roman" w:hAnsi="Times New Roman" w:cs="Times New Roman"/>
          <w:i/>
          <w:iCs/>
          <w:kern w:val="0"/>
        </w:rPr>
        <w:t>451</w:t>
      </w:r>
      <w:r>
        <w:rPr>
          <w:rFonts w:ascii="Times New Roman" w:hAnsi="Times New Roman" w:cs="Times New Roman"/>
          <w:kern w:val="0"/>
        </w:rPr>
        <w:t xml:space="preserve">, 189–192. </w:t>
      </w:r>
    </w:p>
    <w:p w14:paraId="55C862BD"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t>Melnikoff</w:t>
      </w:r>
      <w:proofErr w:type="spellEnd"/>
      <w:r>
        <w:rPr>
          <w:rFonts w:ascii="Times New Roman" w:hAnsi="Times New Roman" w:cs="Times New Roman"/>
          <w:kern w:val="0"/>
        </w:rPr>
        <w:t xml:space="preserve">, D. E., &amp; Bailey, A. H. (2018). Preferences for moral vs. immoral traits in others are conditional. </w:t>
      </w:r>
      <w:r>
        <w:rPr>
          <w:rFonts w:ascii="Times New Roman" w:hAnsi="Times New Roman" w:cs="Times New Roman"/>
          <w:i/>
          <w:iCs/>
          <w:kern w:val="0"/>
        </w:rPr>
        <w:t>Proceedings of the National Academy of Sciences</w:t>
      </w:r>
      <w:r>
        <w:rPr>
          <w:rFonts w:ascii="Times New Roman" w:hAnsi="Times New Roman" w:cs="Times New Roman"/>
          <w:kern w:val="0"/>
        </w:rPr>
        <w:t xml:space="preserve">, </w:t>
      </w:r>
      <w:r>
        <w:rPr>
          <w:rFonts w:ascii="Times New Roman" w:hAnsi="Times New Roman" w:cs="Times New Roman"/>
          <w:i/>
          <w:iCs/>
          <w:kern w:val="0"/>
        </w:rPr>
        <w:t>115</w:t>
      </w:r>
      <w:r>
        <w:rPr>
          <w:rFonts w:ascii="Times New Roman" w:hAnsi="Times New Roman" w:cs="Times New Roman"/>
          <w:kern w:val="0"/>
        </w:rPr>
        <w:t xml:space="preserve">(4), E592–E600. </w:t>
      </w:r>
    </w:p>
    <w:p w14:paraId="0380CCA6"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t>Molho</w:t>
      </w:r>
      <w:proofErr w:type="spellEnd"/>
      <w:r>
        <w:rPr>
          <w:rFonts w:ascii="Times New Roman" w:hAnsi="Times New Roman" w:cs="Times New Roman"/>
          <w:kern w:val="0"/>
        </w:rPr>
        <w:t xml:space="preserve">, C., </w:t>
      </w:r>
      <w:proofErr w:type="spellStart"/>
      <w:r>
        <w:rPr>
          <w:rFonts w:ascii="Times New Roman" w:hAnsi="Times New Roman" w:cs="Times New Roman"/>
          <w:kern w:val="0"/>
        </w:rPr>
        <w:t>Tybur</w:t>
      </w:r>
      <w:proofErr w:type="spellEnd"/>
      <w:r>
        <w:rPr>
          <w:rFonts w:ascii="Times New Roman" w:hAnsi="Times New Roman" w:cs="Times New Roman"/>
          <w:kern w:val="0"/>
        </w:rPr>
        <w:t xml:space="preserve">, J. M., van Lange, P. A. M., &amp; </w:t>
      </w:r>
      <w:proofErr w:type="spellStart"/>
      <w:r>
        <w:rPr>
          <w:rFonts w:ascii="Times New Roman" w:hAnsi="Times New Roman" w:cs="Times New Roman"/>
          <w:kern w:val="0"/>
        </w:rPr>
        <w:t>Balliet</w:t>
      </w:r>
      <w:proofErr w:type="spellEnd"/>
      <w:r>
        <w:rPr>
          <w:rFonts w:ascii="Times New Roman" w:hAnsi="Times New Roman" w:cs="Times New Roman"/>
          <w:kern w:val="0"/>
        </w:rPr>
        <w:t xml:space="preserve">, D. (2020). Direct and indirect punishment of norm violations in daily life. </w:t>
      </w:r>
      <w:r>
        <w:rPr>
          <w:rFonts w:ascii="Times New Roman" w:hAnsi="Times New Roman" w:cs="Times New Roman"/>
          <w:i/>
          <w:iCs/>
          <w:kern w:val="0"/>
        </w:rPr>
        <w:t>Nature Communications</w:t>
      </w:r>
      <w:r>
        <w:rPr>
          <w:rFonts w:ascii="Times New Roman" w:hAnsi="Times New Roman" w:cs="Times New Roman"/>
          <w:kern w:val="0"/>
        </w:rPr>
        <w:t xml:space="preserve">, </w:t>
      </w:r>
      <w:r>
        <w:rPr>
          <w:rFonts w:ascii="Times New Roman" w:hAnsi="Times New Roman" w:cs="Times New Roman"/>
          <w:i/>
          <w:iCs/>
          <w:kern w:val="0"/>
        </w:rPr>
        <w:t>11</w:t>
      </w:r>
      <w:r>
        <w:rPr>
          <w:rFonts w:ascii="Times New Roman" w:hAnsi="Times New Roman" w:cs="Times New Roman"/>
          <w:kern w:val="0"/>
        </w:rPr>
        <w:t xml:space="preserve">(1), 1–9. </w:t>
      </w:r>
    </w:p>
    <w:p w14:paraId="7F37A390"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Murphy, R. O., Ackermann, K. A., &amp; </w:t>
      </w:r>
      <w:proofErr w:type="spellStart"/>
      <w:r>
        <w:rPr>
          <w:rFonts w:ascii="Times New Roman" w:hAnsi="Times New Roman" w:cs="Times New Roman"/>
          <w:kern w:val="0"/>
        </w:rPr>
        <w:t>Handgraaf</w:t>
      </w:r>
      <w:proofErr w:type="spellEnd"/>
      <w:r>
        <w:rPr>
          <w:rFonts w:ascii="Times New Roman" w:hAnsi="Times New Roman" w:cs="Times New Roman"/>
          <w:kern w:val="0"/>
        </w:rPr>
        <w:t xml:space="preserve">, M. (2011). Measuring social value orientation. </w:t>
      </w:r>
      <w:r>
        <w:rPr>
          <w:rFonts w:ascii="Times New Roman" w:hAnsi="Times New Roman" w:cs="Times New Roman"/>
          <w:i/>
          <w:iCs/>
          <w:kern w:val="0"/>
        </w:rPr>
        <w:t>Judgement and Decision Making</w:t>
      </w:r>
      <w:r>
        <w:rPr>
          <w:rFonts w:ascii="Times New Roman" w:hAnsi="Times New Roman" w:cs="Times New Roman"/>
          <w:kern w:val="0"/>
        </w:rPr>
        <w:t xml:space="preserve">, </w:t>
      </w:r>
      <w:r>
        <w:rPr>
          <w:rFonts w:ascii="Times New Roman" w:hAnsi="Times New Roman" w:cs="Times New Roman"/>
          <w:i/>
          <w:iCs/>
          <w:kern w:val="0"/>
        </w:rPr>
        <w:t>6</w:t>
      </w:r>
      <w:r>
        <w:rPr>
          <w:rFonts w:ascii="Times New Roman" w:hAnsi="Times New Roman" w:cs="Times New Roman"/>
          <w:kern w:val="0"/>
        </w:rPr>
        <w:t xml:space="preserve">(8), 771–781. </w:t>
      </w:r>
    </w:p>
    <w:p w14:paraId="148AD269" w14:textId="77777777" w:rsidR="00094C4C" w:rsidRP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lang w:val="de-DE"/>
        </w:rPr>
      </w:pPr>
      <w:proofErr w:type="spellStart"/>
      <w:r>
        <w:rPr>
          <w:rFonts w:ascii="Times New Roman" w:hAnsi="Times New Roman" w:cs="Times New Roman"/>
          <w:kern w:val="0"/>
        </w:rPr>
        <w:t>Peysakhovich</w:t>
      </w:r>
      <w:proofErr w:type="spellEnd"/>
      <w:r>
        <w:rPr>
          <w:rFonts w:ascii="Times New Roman" w:hAnsi="Times New Roman" w:cs="Times New Roman"/>
          <w:kern w:val="0"/>
        </w:rPr>
        <w:t xml:space="preserve">, A., &amp; Rand, D. G. (2015). Habits of virtue: Creating norms of cooperation and defection in the laboratory. </w:t>
      </w:r>
      <w:r w:rsidRPr="00094C4C">
        <w:rPr>
          <w:rFonts w:ascii="Times New Roman" w:hAnsi="Times New Roman" w:cs="Times New Roman"/>
          <w:i/>
          <w:iCs/>
          <w:kern w:val="0"/>
          <w:lang w:val="de-DE"/>
        </w:rPr>
        <w:t>Management Science</w:t>
      </w:r>
      <w:r w:rsidRPr="00094C4C">
        <w:rPr>
          <w:rFonts w:ascii="Times New Roman" w:hAnsi="Times New Roman" w:cs="Times New Roman"/>
          <w:kern w:val="0"/>
          <w:lang w:val="de-DE"/>
        </w:rPr>
        <w:t xml:space="preserve">, </w:t>
      </w:r>
      <w:r w:rsidRPr="00094C4C">
        <w:rPr>
          <w:rFonts w:ascii="Times New Roman" w:hAnsi="Times New Roman" w:cs="Times New Roman"/>
          <w:i/>
          <w:iCs/>
          <w:kern w:val="0"/>
          <w:lang w:val="de-DE"/>
        </w:rPr>
        <w:t>62</w:t>
      </w:r>
      <w:r w:rsidRPr="00094C4C">
        <w:rPr>
          <w:rFonts w:ascii="Times New Roman" w:hAnsi="Times New Roman" w:cs="Times New Roman"/>
          <w:kern w:val="0"/>
          <w:lang w:val="de-DE"/>
        </w:rPr>
        <w:t xml:space="preserve">(3), 631–647. </w:t>
      </w:r>
    </w:p>
    <w:p w14:paraId="2CB6CCCE" w14:textId="77777777" w:rsidR="00094C4C" w:rsidRP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lang w:val="de-DE"/>
        </w:rPr>
      </w:pPr>
      <w:r w:rsidRPr="00094C4C">
        <w:rPr>
          <w:rFonts w:ascii="Times New Roman" w:hAnsi="Times New Roman" w:cs="Times New Roman"/>
          <w:kern w:val="0"/>
          <w:lang w:val="de-DE"/>
        </w:rPr>
        <w:t xml:space="preserve">Pfister, R., Wirth, R., Schwarz, K. A., Steinhauser, M., &amp; Kunde, W. (2016). </w:t>
      </w:r>
      <w:r>
        <w:rPr>
          <w:rFonts w:ascii="Times New Roman" w:hAnsi="Times New Roman" w:cs="Times New Roman"/>
          <w:kern w:val="0"/>
        </w:rPr>
        <w:t xml:space="preserve">Burdens of non-conformity: Motor execution reveals cognitive conflict during deliberate rule violations. </w:t>
      </w:r>
      <w:proofErr w:type="spellStart"/>
      <w:r w:rsidRPr="00094C4C">
        <w:rPr>
          <w:rFonts w:ascii="Times New Roman" w:hAnsi="Times New Roman" w:cs="Times New Roman"/>
          <w:i/>
          <w:iCs/>
          <w:kern w:val="0"/>
          <w:lang w:val="de-DE"/>
        </w:rPr>
        <w:t>Cognition</w:t>
      </w:r>
      <w:proofErr w:type="spellEnd"/>
      <w:r w:rsidRPr="00094C4C">
        <w:rPr>
          <w:rFonts w:ascii="Times New Roman" w:hAnsi="Times New Roman" w:cs="Times New Roman"/>
          <w:kern w:val="0"/>
          <w:lang w:val="de-DE"/>
        </w:rPr>
        <w:t xml:space="preserve">, </w:t>
      </w:r>
      <w:r w:rsidRPr="00094C4C">
        <w:rPr>
          <w:rFonts w:ascii="Times New Roman" w:hAnsi="Times New Roman" w:cs="Times New Roman"/>
          <w:i/>
          <w:iCs/>
          <w:kern w:val="0"/>
          <w:lang w:val="de-DE"/>
        </w:rPr>
        <w:t>147</w:t>
      </w:r>
      <w:r w:rsidRPr="00094C4C">
        <w:rPr>
          <w:rFonts w:ascii="Times New Roman" w:hAnsi="Times New Roman" w:cs="Times New Roman"/>
          <w:kern w:val="0"/>
          <w:lang w:val="de-DE"/>
        </w:rPr>
        <w:t xml:space="preserve">, 93–99. </w:t>
      </w:r>
    </w:p>
    <w:p w14:paraId="7BDBB953"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sidRPr="00094C4C">
        <w:rPr>
          <w:rFonts w:ascii="Times New Roman" w:hAnsi="Times New Roman" w:cs="Times New Roman"/>
          <w:kern w:val="0"/>
          <w:lang w:val="de-DE"/>
        </w:rPr>
        <w:t xml:space="preserve">Pfister, R., Wirth, R., Weller, L., Foerster, A., &amp; Schwarz, K. A. (2018). </w:t>
      </w:r>
      <w:r>
        <w:rPr>
          <w:rFonts w:ascii="Times New Roman" w:hAnsi="Times New Roman" w:cs="Times New Roman"/>
          <w:kern w:val="0"/>
        </w:rPr>
        <w:t xml:space="preserve">Taking shortcuts: Cognitive conflict during motivated rule-breaking. </w:t>
      </w:r>
      <w:r>
        <w:rPr>
          <w:rFonts w:ascii="Times New Roman" w:hAnsi="Times New Roman" w:cs="Times New Roman"/>
          <w:i/>
          <w:iCs/>
          <w:kern w:val="0"/>
        </w:rPr>
        <w:t>Journal of Economic Psychology</w:t>
      </w:r>
      <w:r>
        <w:rPr>
          <w:rFonts w:ascii="Times New Roman" w:hAnsi="Times New Roman" w:cs="Times New Roman"/>
          <w:kern w:val="0"/>
        </w:rPr>
        <w:t xml:space="preserve">, 1–10. </w:t>
      </w:r>
    </w:p>
    <w:p w14:paraId="376191B9"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Potters, J., &amp; Stoop, J. (2016). Do cheaters in the lab also cheat in the field? </w:t>
      </w:r>
      <w:r>
        <w:rPr>
          <w:rFonts w:ascii="Times New Roman" w:hAnsi="Times New Roman" w:cs="Times New Roman"/>
          <w:i/>
          <w:iCs/>
          <w:kern w:val="0"/>
        </w:rPr>
        <w:t>European Economic Review</w:t>
      </w:r>
      <w:r>
        <w:rPr>
          <w:rFonts w:ascii="Times New Roman" w:hAnsi="Times New Roman" w:cs="Times New Roman"/>
          <w:kern w:val="0"/>
        </w:rPr>
        <w:t xml:space="preserve">, </w:t>
      </w:r>
      <w:r>
        <w:rPr>
          <w:rFonts w:ascii="Times New Roman" w:hAnsi="Times New Roman" w:cs="Times New Roman"/>
          <w:i/>
          <w:iCs/>
          <w:kern w:val="0"/>
        </w:rPr>
        <w:t>87</w:t>
      </w:r>
      <w:r>
        <w:rPr>
          <w:rFonts w:ascii="Times New Roman" w:hAnsi="Times New Roman" w:cs="Times New Roman"/>
          <w:kern w:val="0"/>
        </w:rPr>
        <w:t xml:space="preserve">, 26–33. </w:t>
      </w:r>
    </w:p>
    <w:p w14:paraId="352047B1"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sidRPr="00F56961">
        <w:rPr>
          <w:rFonts w:ascii="Times New Roman" w:hAnsi="Times New Roman" w:cs="Times New Roman"/>
          <w:kern w:val="0"/>
        </w:rPr>
        <w:t xml:space="preserve">Sommerfeld, R. D., </w:t>
      </w:r>
      <w:proofErr w:type="spellStart"/>
      <w:r w:rsidRPr="00F56961">
        <w:rPr>
          <w:rFonts w:ascii="Times New Roman" w:hAnsi="Times New Roman" w:cs="Times New Roman"/>
          <w:kern w:val="0"/>
        </w:rPr>
        <w:t>Krambeck</w:t>
      </w:r>
      <w:proofErr w:type="spellEnd"/>
      <w:r w:rsidRPr="00F56961">
        <w:rPr>
          <w:rFonts w:ascii="Times New Roman" w:hAnsi="Times New Roman" w:cs="Times New Roman"/>
          <w:kern w:val="0"/>
        </w:rPr>
        <w:t xml:space="preserve">, H.-J., </w:t>
      </w:r>
      <w:proofErr w:type="spellStart"/>
      <w:r w:rsidRPr="00F56961">
        <w:rPr>
          <w:rFonts w:ascii="Times New Roman" w:hAnsi="Times New Roman" w:cs="Times New Roman"/>
          <w:kern w:val="0"/>
        </w:rPr>
        <w:t>Semmann</w:t>
      </w:r>
      <w:proofErr w:type="spellEnd"/>
      <w:r w:rsidRPr="00F56961">
        <w:rPr>
          <w:rFonts w:ascii="Times New Roman" w:hAnsi="Times New Roman" w:cs="Times New Roman"/>
          <w:kern w:val="0"/>
        </w:rPr>
        <w:t xml:space="preserve">, D., &amp; </w:t>
      </w:r>
      <w:proofErr w:type="spellStart"/>
      <w:r w:rsidRPr="00F56961">
        <w:rPr>
          <w:rFonts w:ascii="Times New Roman" w:hAnsi="Times New Roman" w:cs="Times New Roman"/>
          <w:kern w:val="0"/>
        </w:rPr>
        <w:t>Milinski</w:t>
      </w:r>
      <w:proofErr w:type="spellEnd"/>
      <w:r w:rsidRPr="00F56961">
        <w:rPr>
          <w:rFonts w:ascii="Times New Roman" w:hAnsi="Times New Roman" w:cs="Times New Roman"/>
          <w:kern w:val="0"/>
        </w:rPr>
        <w:t xml:space="preserve">, M. (2007). </w:t>
      </w:r>
      <w:r>
        <w:rPr>
          <w:rFonts w:ascii="Times New Roman" w:hAnsi="Times New Roman" w:cs="Times New Roman"/>
          <w:kern w:val="0"/>
        </w:rPr>
        <w:t xml:space="preserve">Gossip as an alternative for direct observation in games of indirect reciprocity. </w:t>
      </w:r>
      <w:r>
        <w:rPr>
          <w:rFonts w:ascii="Times New Roman" w:hAnsi="Times New Roman" w:cs="Times New Roman"/>
          <w:i/>
          <w:iCs/>
          <w:kern w:val="0"/>
        </w:rPr>
        <w:t>Proceedings of the National Academy of Sciences</w:t>
      </w:r>
      <w:r>
        <w:rPr>
          <w:rFonts w:ascii="Times New Roman" w:hAnsi="Times New Roman" w:cs="Times New Roman"/>
          <w:kern w:val="0"/>
        </w:rPr>
        <w:t xml:space="preserve">, </w:t>
      </w:r>
      <w:r>
        <w:rPr>
          <w:rFonts w:ascii="Times New Roman" w:hAnsi="Times New Roman" w:cs="Times New Roman"/>
          <w:i/>
          <w:iCs/>
          <w:kern w:val="0"/>
        </w:rPr>
        <w:t>104</w:t>
      </w:r>
      <w:r>
        <w:rPr>
          <w:rFonts w:ascii="Times New Roman" w:hAnsi="Times New Roman" w:cs="Times New Roman"/>
          <w:kern w:val="0"/>
        </w:rPr>
        <w:t xml:space="preserve">(44), 17435–17440. </w:t>
      </w:r>
    </w:p>
    <w:p w14:paraId="326B10D7"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sidRPr="00F56961">
        <w:rPr>
          <w:rFonts w:ascii="Times New Roman" w:hAnsi="Times New Roman" w:cs="Times New Roman"/>
          <w:kern w:val="0"/>
        </w:rPr>
        <w:t>Soraperra</w:t>
      </w:r>
      <w:proofErr w:type="spellEnd"/>
      <w:r w:rsidRPr="00F56961">
        <w:rPr>
          <w:rFonts w:ascii="Times New Roman" w:hAnsi="Times New Roman" w:cs="Times New Roman"/>
          <w:kern w:val="0"/>
        </w:rPr>
        <w:t xml:space="preserve">, I., </w:t>
      </w:r>
      <w:proofErr w:type="spellStart"/>
      <w:r w:rsidRPr="00F56961">
        <w:rPr>
          <w:rFonts w:ascii="Times New Roman" w:hAnsi="Times New Roman" w:cs="Times New Roman"/>
          <w:kern w:val="0"/>
        </w:rPr>
        <w:t>Weisel</w:t>
      </w:r>
      <w:proofErr w:type="spellEnd"/>
      <w:r w:rsidRPr="00F56961">
        <w:rPr>
          <w:rFonts w:ascii="Times New Roman" w:hAnsi="Times New Roman" w:cs="Times New Roman"/>
          <w:kern w:val="0"/>
        </w:rPr>
        <w:t xml:space="preserve">, O., </w:t>
      </w:r>
      <w:proofErr w:type="spellStart"/>
      <w:r w:rsidRPr="00F56961">
        <w:rPr>
          <w:rFonts w:ascii="Times New Roman" w:hAnsi="Times New Roman" w:cs="Times New Roman"/>
          <w:kern w:val="0"/>
        </w:rPr>
        <w:t>Zultan</w:t>
      </w:r>
      <w:proofErr w:type="spellEnd"/>
      <w:r w:rsidRPr="00F56961">
        <w:rPr>
          <w:rFonts w:ascii="Times New Roman" w:hAnsi="Times New Roman" w:cs="Times New Roman"/>
          <w:kern w:val="0"/>
        </w:rPr>
        <w:t xml:space="preserve">, R., </w:t>
      </w:r>
      <w:proofErr w:type="spellStart"/>
      <w:r w:rsidRPr="00F56961">
        <w:rPr>
          <w:rFonts w:ascii="Times New Roman" w:hAnsi="Times New Roman" w:cs="Times New Roman"/>
          <w:kern w:val="0"/>
        </w:rPr>
        <w:t>Kochavi</w:t>
      </w:r>
      <w:proofErr w:type="spellEnd"/>
      <w:r w:rsidRPr="00F56961">
        <w:rPr>
          <w:rFonts w:ascii="Times New Roman" w:hAnsi="Times New Roman" w:cs="Times New Roman"/>
          <w:kern w:val="0"/>
        </w:rPr>
        <w:t xml:space="preserve">, S., </w:t>
      </w:r>
      <w:proofErr w:type="spellStart"/>
      <w:r w:rsidRPr="00F56961">
        <w:rPr>
          <w:rFonts w:ascii="Times New Roman" w:hAnsi="Times New Roman" w:cs="Times New Roman"/>
          <w:kern w:val="0"/>
        </w:rPr>
        <w:t>Leib</w:t>
      </w:r>
      <w:proofErr w:type="spellEnd"/>
      <w:r w:rsidRPr="00F56961">
        <w:rPr>
          <w:rFonts w:ascii="Times New Roman" w:hAnsi="Times New Roman" w:cs="Times New Roman"/>
          <w:kern w:val="0"/>
        </w:rPr>
        <w:t xml:space="preserve">, M., Shalev, H., &amp; </w:t>
      </w:r>
      <w:proofErr w:type="spellStart"/>
      <w:r w:rsidRPr="00F56961">
        <w:rPr>
          <w:rFonts w:ascii="Times New Roman" w:hAnsi="Times New Roman" w:cs="Times New Roman"/>
          <w:kern w:val="0"/>
        </w:rPr>
        <w:t>Shalvi</w:t>
      </w:r>
      <w:proofErr w:type="spellEnd"/>
      <w:r w:rsidRPr="00F56961">
        <w:rPr>
          <w:rFonts w:ascii="Times New Roman" w:hAnsi="Times New Roman" w:cs="Times New Roman"/>
          <w:kern w:val="0"/>
        </w:rPr>
        <w:t xml:space="preserve">, S. (2017). </w:t>
      </w:r>
      <w:r>
        <w:rPr>
          <w:rFonts w:ascii="Times New Roman" w:hAnsi="Times New Roman" w:cs="Times New Roman"/>
          <w:kern w:val="0"/>
        </w:rPr>
        <w:t xml:space="preserve">The bad consequences of teamwork. </w:t>
      </w:r>
      <w:r>
        <w:rPr>
          <w:rFonts w:ascii="Times New Roman" w:hAnsi="Times New Roman" w:cs="Times New Roman"/>
          <w:i/>
          <w:iCs/>
          <w:kern w:val="0"/>
        </w:rPr>
        <w:t>Economics Letters</w:t>
      </w:r>
      <w:r>
        <w:rPr>
          <w:rFonts w:ascii="Times New Roman" w:hAnsi="Times New Roman" w:cs="Times New Roman"/>
          <w:kern w:val="0"/>
        </w:rPr>
        <w:t xml:space="preserve">, </w:t>
      </w:r>
      <w:r>
        <w:rPr>
          <w:rFonts w:ascii="Times New Roman" w:hAnsi="Times New Roman" w:cs="Times New Roman"/>
          <w:i/>
          <w:iCs/>
          <w:kern w:val="0"/>
        </w:rPr>
        <w:t>160</w:t>
      </w:r>
      <w:r>
        <w:rPr>
          <w:rFonts w:ascii="Times New Roman" w:hAnsi="Times New Roman" w:cs="Times New Roman"/>
          <w:kern w:val="0"/>
        </w:rPr>
        <w:t>, 12–15.</w:t>
      </w:r>
    </w:p>
    <w:p w14:paraId="5071E325"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t>Ścigała</w:t>
      </w:r>
      <w:proofErr w:type="spellEnd"/>
      <w:r>
        <w:rPr>
          <w:rFonts w:ascii="Times New Roman" w:hAnsi="Times New Roman" w:cs="Times New Roman"/>
          <w:kern w:val="0"/>
        </w:rPr>
        <w:t xml:space="preserve">, K. A., </w:t>
      </w:r>
      <w:proofErr w:type="spellStart"/>
      <w:r>
        <w:rPr>
          <w:rFonts w:ascii="Times New Roman" w:hAnsi="Times New Roman" w:cs="Times New Roman"/>
          <w:kern w:val="0"/>
        </w:rPr>
        <w:t>Schild</w:t>
      </w:r>
      <w:proofErr w:type="spellEnd"/>
      <w:r>
        <w:rPr>
          <w:rFonts w:ascii="Times New Roman" w:hAnsi="Times New Roman" w:cs="Times New Roman"/>
          <w:kern w:val="0"/>
        </w:rPr>
        <w:t xml:space="preserve">, C., Heck, D. W., &amp; </w:t>
      </w:r>
      <w:proofErr w:type="spellStart"/>
      <w:r>
        <w:rPr>
          <w:rFonts w:ascii="Times New Roman" w:hAnsi="Times New Roman" w:cs="Times New Roman"/>
          <w:kern w:val="0"/>
        </w:rPr>
        <w:t>Zettler</w:t>
      </w:r>
      <w:proofErr w:type="spellEnd"/>
      <w:r>
        <w:rPr>
          <w:rFonts w:ascii="Times New Roman" w:hAnsi="Times New Roman" w:cs="Times New Roman"/>
          <w:kern w:val="0"/>
        </w:rPr>
        <w:t xml:space="preserve">, I. (2018). Who deals with the devil? Interdependence, personality, and corrupted collaboration. </w:t>
      </w:r>
      <w:r>
        <w:rPr>
          <w:rFonts w:ascii="Times New Roman" w:hAnsi="Times New Roman" w:cs="Times New Roman"/>
          <w:i/>
          <w:iCs/>
          <w:kern w:val="0"/>
        </w:rPr>
        <w:t>Social Psychological and Personality Science</w:t>
      </w:r>
      <w:r>
        <w:rPr>
          <w:rFonts w:ascii="Times New Roman" w:hAnsi="Times New Roman" w:cs="Times New Roman"/>
          <w:kern w:val="0"/>
        </w:rPr>
        <w:t xml:space="preserve">, </w:t>
      </w:r>
      <w:r>
        <w:rPr>
          <w:rFonts w:ascii="Times New Roman" w:hAnsi="Times New Roman" w:cs="Times New Roman"/>
          <w:i/>
          <w:iCs/>
          <w:kern w:val="0"/>
        </w:rPr>
        <w:t>2</w:t>
      </w:r>
      <w:r>
        <w:rPr>
          <w:rFonts w:ascii="Times New Roman" w:hAnsi="Times New Roman" w:cs="Times New Roman"/>
          <w:kern w:val="0"/>
        </w:rPr>
        <w:t xml:space="preserve">, 1–9. </w:t>
      </w:r>
    </w:p>
    <w:p w14:paraId="3C23D084"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Tankard, M. E., &amp; </w:t>
      </w:r>
      <w:proofErr w:type="spellStart"/>
      <w:r>
        <w:rPr>
          <w:rFonts w:ascii="Times New Roman" w:hAnsi="Times New Roman" w:cs="Times New Roman"/>
          <w:kern w:val="0"/>
        </w:rPr>
        <w:t>Paluck</w:t>
      </w:r>
      <w:proofErr w:type="spellEnd"/>
      <w:r>
        <w:rPr>
          <w:rFonts w:ascii="Times New Roman" w:hAnsi="Times New Roman" w:cs="Times New Roman"/>
          <w:kern w:val="0"/>
        </w:rPr>
        <w:t xml:space="preserve">, E. L. (2016). Norm perception as a vehicle for social change. </w:t>
      </w:r>
      <w:r>
        <w:rPr>
          <w:rFonts w:ascii="Times New Roman" w:hAnsi="Times New Roman" w:cs="Times New Roman"/>
          <w:i/>
          <w:iCs/>
          <w:kern w:val="0"/>
        </w:rPr>
        <w:t>Social Issues and Policy Review</w:t>
      </w:r>
      <w:r>
        <w:rPr>
          <w:rFonts w:ascii="Times New Roman" w:hAnsi="Times New Roman" w:cs="Times New Roman"/>
          <w:kern w:val="0"/>
        </w:rPr>
        <w:t xml:space="preserve">, </w:t>
      </w:r>
      <w:r>
        <w:rPr>
          <w:rFonts w:ascii="Times New Roman" w:hAnsi="Times New Roman" w:cs="Times New Roman"/>
          <w:i/>
          <w:iCs/>
          <w:kern w:val="0"/>
        </w:rPr>
        <w:t>10</w:t>
      </w:r>
      <w:r>
        <w:rPr>
          <w:rFonts w:ascii="Times New Roman" w:hAnsi="Times New Roman" w:cs="Times New Roman"/>
          <w:kern w:val="0"/>
        </w:rPr>
        <w:t>(1), 181–211.</w:t>
      </w:r>
    </w:p>
    <w:p w14:paraId="45033C22"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t>Tognetti</w:t>
      </w:r>
      <w:proofErr w:type="spellEnd"/>
      <w:r>
        <w:rPr>
          <w:rFonts w:ascii="Times New Roman" w:hAnsi="Times New Roman" w:cs="Times New Roman"/>
          <w:kern w:val="0"/>
        </w:rPr>
        <w:t xml:space="preserve">, A., </w:t>
      </w:r>
      <w:proofErr w:type="spellStart"/>
      <w:r>
        <w:rPr>
          <w:rFonts w:ascii="Times New Roman" w:hAnsi="Times New Roman" w:cs="Times New Roman"/>
          <w:kern w:val="0"/>
        </w:rPr>
        <w:t>Berticat</w:t>
      </w:r>
      <w:proofErr w:type="spellEnd"/>
      <w:r>
        <w:rPr>
          <w:rFonts w:ascii="Times New Roman" w:hAnsi="Times New Roman" w:cs="Times New Roman"/>
          <w:kern w:val="0"/>
        </w:rPr>
        <w:t xml:space="preserve">, C., Raymond, M., &amp; </w:t>
      </w:r>
      <w:proofErr w:type="spellStart"/>
      <w:r>
        <w:rPr>
          <w:rFonts w:ascii="Times New Roman" w:hAnsi="Times New Roman" w:cs="Times New Roman"/>
          <w:kern w:val="0"/>
        </w:rPr>
        <w:t>Faurie</w:t>
      </w:r>
      <w:proofErr w:type="spellEnd"/>
      <w:r>
        <w:rPr>
          <w:rFonts w:ascii="Times New Roman" w:hAnsi="Times New Roman" w:cs="Times New Roman"/>
          <w:kern w:val="0"/>
        </w:rPr>
        <w:t xml:space="preserve">, C. (2013). Is cooperativeness readable in static facial features? An inter-cultural approach. </w:t>
      </w:r>
      <w:r>
        <w:rPr>
          <w:rFonts w:ascii="Times New Roman" w:hAnsi="Times New Roman" w:cs="Times New Roman"/>
          <w:i/>
          <w:iCs/>
          <w:kern w:val="0"/>
        </w:rPr>
        <w:t>Evolution and Human Behavior</w:t>
      </w:r>
      <w:r>
        <w:rPr>
          <w:rFonts w:ascii="Times New Roman" w:hAnsi="Times New Roman" w:cs="Times New Roman"/>
          <w:kern w:val="0"/>
        </w:rPr>
        <w:t xml:space="preserve">, </w:t>
      </w:r>
      <w:r>
        <w:rPr>
          <w:rFonts w:ascii="Times New Roman" w:hAnsi="Times New Roman" w:cs="Times New Roman"/>
          <w:i/>
          <w:iCs/>
          <w:kern w:val="0"/>
        </w:rPr>
        <w:t>34</w:t>
      </w:r>
      <w:r>
        <w:rPr>
          <w:rFonts w:ascii="Times New Roman" w:hAnsi="Times New Roman" w:cs="Times New Roman"/>
          <w:kern w:val="0"/>
        </w:rPr>
        <w:t xml:space="preserve">(6), 427–432. </w:t>
      </w:r>
    </w:p>
    <w:p w14:paraId="2826B893"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Pr>
          <w:rFonts w:ascii="Times New Roman" w:hAnsi="Times New Roman" w:cs="Times New Roman"/>
          <w:kern w:val="0"/>
        </w:rPr>
        <w:t xml:space="preserve">Wang, J., Suri, S., &amp; Watts, D. J. (2012). Cooperation and </w:t>
      </w:r>
      <w:proofErr w:type="spellStart"/>
      <w:r>
        <w:rPr>
          <w:rFonts w:ascii="Times New Roman" w:hAnsi="Times New Roman" w:cs="Times New Roman"/>
          <w:kern w:val="0"/>
        </w:rPr>
        <w:t>assortativity</w:t>
      </w:r>
      <w:proofErr w:type="spellEnd"/>
      <w:r>
        <w:rPr>
          <w:rFonts w:ascii="Times New Roman" w:hAnsi="Times New Roman" w:cs="Times New Roman"/>
          <w:kern w:val="0"/>
        </w:rPr>
        <w:t xml:space="preserve"> with dynamic partner updating. </w:t>
      </w:r>
      <w:r>
        <w:rPr>
          <w:rFonts w:ascii="Times New Roman" w:hAnsi="Times New Roman" w:cs="Times New Roman"/>
          <w:i/>
          <w:iCs/>
          <w:kern w:val="0"/>
        </w:rPr>
        <w:t>Proceedings of the National Academy of Sciences</w:t>
      </w:r>
      <w:r>
        <w:rPr>
          <w:rFonts w:ascii="Times New Roman" w:hAnsi="Times New Roman" w:cs="Times New Roman"/>
          <w:kern w:val="0"/>
        </w:rPr>
        <w:t xml:space="preserve">, </w:t>
      </w:r>
      <w:r>
        <w:rPr>
          <w:rFonts w:ascii="Times New Roman" w:hAnsi="Times New Roman" w:cs="Times New Roman"/>
          <w:i/>
          <w:iCs/>
          <w:kern w:val="0"/>
        </w:rPr>
        <w:t>109</w:t>
      </w:r>
      <w:r>
        <w:rPr>
          <w:rFonts w:ascii="Times New Roman" w:hAnsi="Times New Roman" w:cs="Times New Roman"/>
          <w:kern w:val="0"/>
        </w:rPr>
        <w:t xml:space="preserve">(36), 14363–14368. </w:t>
      </w:r>
    </w:p>
    <w:p w14:paraId="7083992B"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lastRenderedPageBreak/>
        <w:t>Weisel</w:t>
      </w:r>
      <w:proofErr w:type="spellEnd"/>
      <w:r>
        <w:rPr>
          <w:rFonts w:ascii="Times New Roman" w:hAnsi="Times New Roman" w:cs="Times New Roman"/>
          <w:kern w:val="0"/>
        </w:rPr>
        <w:t xml:space="preserve">, O., &amp; </w:t>
      </w:r>
      <w:proofErr w:type="spellStart"/>
      <w:r>
        <w:rPr>
          <w:rFonts w:ascii="Times New Roman" w:hAnsi="Times New Roman" w:cs="Times New Roman"/>
          <w:kern w:val="0"/>
        </w:rPr>
        <w:t>Shalvi</w:t>
      </w:r>
      <w:proofErr w:type="spellEnd"/>
      <w:r>
        <w:rPr>
          <w:rFonts w:ascii="Times New Roman" w:hAnsi="Times New Roman" w:cs="Times New Roman"/>
          <w:kern w:val="0"/>
        </w:rPr>
        <w:t xml:space="preserve">, S. (2015). The collaborative roots of corruption. </w:t>
      </w:r>
      <w:r>
        <w:rPr>
          <w:rFonts w:ascii="Times New Roman" w:hAnsi="Times New Roman" w:cs="Times New Roman"/>
          <w:i/>
          <w:iCs/>
          <w:kern w:val="0"/>
        </w:rPr>
        <w:t>Proceedings of the National Academy of Sciences</w:t>
      </w:r>
      <w:r>
        <w:rPr>
          <w:rFonts w:ascii="Times New Roman" w:hAnsi="Times New Roman" w:cs="Times New Roman"/>
          <w:kern w:val="0"/>
        </w:rPr>
        <w:t xml:space="preserve">, </w:t>
      </w:r>
      <w:r>
        <w:rPr>
          <w:rFonts w:ascii="Times New Roman" w:hAnsi="Times New Roman" w:cs="Times New Roman"/>
          <w:i/>
          <w:iCs/>
          <w:kern w:val="0"/>
        </w:rPr>
        <w:t>112</w:t>
      </w:r>
      <w:r>
        <w:rPr>
          <w:rFonts w:ascii="Times New Roman" w:hAnsi="Times New Roman" w:cs="Times New Roman"/>
          <w:kern w:val="0"/>
        </w:rPr>
        <w:t xml:space="preserve">(34), 10651–10656. </w:t>
      </w:r>
    </w:p>
    <w:p w14:paraId="0398088D"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r w:rsidRPr="00F56961">
        <w:rPr>
          <w:rFonts w:ascii="Times New Roman" w:hAnsi="Times New Roman" w:cs="Times New Roman"/>
          <w:kern w:val="0"/>
        </w:rPr>
        <w:t xml:space="preserve">Wilson, R. K., &amp; Eckel, C. C. (2016). </w:t>
      </w:r>
      <w:r>
        <w:rPr>
          <w:rFonts w:ascii="Times New Roman" w:hAnsi="Times New Roman" w:cs="Times New Roman"/>
          <w:kern w:val="0"/>
        </w:rPr>
        <w:t xml:space="preserve">Judging a book by its cover: Beauty and expectations in the trust game. </w:t>
      </w:r>
      <w:r>
        <w:rPr>
          <w:rFonts w:ascii="Times New Roman" w:hAnsi="Times New Roman" w:cs="Times New Roman"/>
          <w:i/>
          <w:iCs/>
          <w:kern w:val="0"/>
        </w:rPr>
        <w:t>Political Research Quarterly</w:t>
      </w:r>
      <w:r>
        <w:rPr>
          <w:rFonts w:ascii="Times New Roman" w:hAnsi="Times New Roman" w:cs="Times New Roman"/>
          <w:kern w:val="0"/>
        </w:rPr>
        <w:t xml:space="preserve">, </w:t>
      </w:r>
      <w:r>
        <w:rPr>
          <w:rFonts w:ascii="Times New Roman" w:hAnsi="Times New Roman" w:cs="Times New Roman"/>
          <w:i/>
          <w:iCs/>
          <w:kern w:val="0"/>
        </w:rPr>
        <w:t>59</w:t>
      </w:r>
      <w:r>
        <w:rPr>
          <w:rFonts w:ascii="Times New Roman" w:hAnsi="Times New Roman" w:cs="Times New Roman"/>
          <w:kern w:val="0"/>
        </w:rPr>
        <w:t xml:space="preserve">(2), 189–202. </w:t>
      </w:r>
    </w:p>
    <w:p w14:paraId="7A8CBB7F" w14:textId="77777777" w:rsidR="00094C4C" w:rsidRDefault="00094C4C" w:rsidP="00094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left="400" w:hanging="400"/>
        <w:rPr>
          <w:rFonts w:ascii="Times New Roman" w:hAnsi="Times New Roman" w:cs="Times New Roman"/>
          <w:kern w:val="0"/>
        </w:rPr>
      </w:pPr>
      <w:proofErr w:type="spellStart"/>
      <w:r>
        <w:rPr>
          <w:rFonts w:ascii="Times New Roman" w:hAnsi="Times New Roman" w:cs="Times New Roman"/>
          <w:kern w:val="0"/>
        </w:rPr>
        <w:t>Wiltermuth</w:t>
      </w:r>
      <w:proofErr w:type="spellEnd"/>
      <w:r>
        <w:rPr>
          <w:rFonts w:ascii="Times New Roman" w:hAnsi="Times New Roman" w:cs="Times New Roman"/>
          <w:kern w:val="0"/>
        </w:rPr>
        <w:t xml:space="preserve">, S. S. (2011). Cheating more when the spoils are split. </w:t>
      </w:r>
      <w:r>
        <w:rPr>
          <w:rFonts w:ascii="Times New Roman" w:hAnsi="Times New Roman" w:cs="Times New Roman"/>
          <w:i/>
          <w:iCs/>
          <w:kern w:val="0"/>
        </w:rPr>
        <w:t>Organizational Behavior and Human Decision Making</w:t>
      </w:r>
      <w:r>
        <w:rPr>
          <w:rFonts w:ascii="Times New Roman" w:hAnsi="Times New Roman" w:cs="Times New Roman"/>
          <w:kern w:val="0"/>
        </w:rPr>
        <w:t xml:space="preserve">, </w:t>
      </w:r>
      <w:r>
        <w:rPr>
          <w:rFonts w:ascii="Times New Roman" w:hAnsi="Times New Roman" w:cs="Times New Roman"/>
          <w:i/>
          <w:iCs/>
          <w:kern w:val="0"/>
        </w:rPr>
        <w:t>115</w:t>
      </w:r>
      <w:r>
        <w:rPr>
          <w:rFonts w:ascii="Times New Roman" w:hAnsi="Times New Roman" w:cs="Times New Roman"/>
          <w:kern w:val="0"/>
        </w:rPr>
        <w:t xml:space="preserve">(2), 157–168. </w:t>
      </w:r>
    </w:p>
    <w:p w14:paraId="0401F2C6" w14:textId="77777777" w:rsidR="00E81978" w:rsidRDefault="00E81978" w:rsidP="00C31D30">
      <w:pPr>
        <w:pStyle w:val="Bibliography"/>
        <w:rPr>
          <w:noProof/>
        </w:rPr>
      </w:pPr>
    </w:p>
    <w:p w14:paraId="59CB3E51" w14:textId="77777777" w:rsidR="00CC5BF7" w:rsidRDefault="00CC5BF7" w:rsidP="00F56961">
      <w:pPr>
        <w:ind w:firstLine="0"/>
      </w:pPr>
    </w:p>
    <w:p w14:paraId="65227F97" w14:textId="77777777" w:rsidR="00CC5BF7" w:rsidRDefault="00CC5BF7" w:rsidP="00CC5B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jc w:val="center"/>
        <w:rPr>
          <w:rFonts w:ascii="Times New Roman" w:hAnsi="Times New Roman" w:cs="Times New Roman"/>
          <w:b/>
          <w:bCs/>
        </w:rPr>
      </w:pPr>
      <w:r w:rsidRPr="008550F0">
        <w:rPr>
          <w:rFonts w:ascii="Times New Roman" w:hAnsi="Times New Roman" w:cs="Times New Roman"/>
          <w:b/>
          <w:bCs/>
        </w:rPr>
        <w:t>Supplementary Information</w:t>
      </w:r>
    </w:p>
    <w:p w14:paraId="17B56E28" w14:textId="007DAB3A" w:rsidR="00FA7DD5" w:rsidRDefault="00FA7DD5"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03" w:author="Sebastian Simon" w:date="2020-10-13T00:34:00Z"/>
          <w:rFonts w:ascii="Times New Roman" w:hAnsi="Times New Roman" w:cs="Times New Roman"/>
          <w:b/>
          <w:bCs/>
        </w:rPr>
      </w:pPr>
      <w:ins w:id="104" w:author="Sebastian Simon" w:date="2020-10-13T00:04:00Z">
        <w:r w:rsidRPr="00FA7DD5">
          <w:rPr>
            <w:rFonts w:ascii="Times New Roman" w:hAnsi="Times New Roman" w:cs="Times New Roman"/>
            <w:b/>
            <w:bCs/>
            <w:rPrChange w:id="105" w:author="Sebastian Simon" w:date="2020-10-13T00:05:00Z">
              <w:rPr>
                <w:rFonts w:ascii="Times New Roman" w:hAnsi="Times New Roman" w:cs="Times New Roman"/>
              </w:rPr>
            </w:rPrChange>
          </w:rPr>
          <w:t xml:space="preserve">Experimental </w:t>
        </w:r>
      </w:ins>
      <w:ins w:id="106" w:author="Sebastian Simon" w:date="2020-10-13T00:05:00Z">
        <w:r w:rsidRPr="00FA7DD5">
          <w:rPr>
            <w:rFonts w:ascii="Times New Roman" w:hAnsi="Times New Roman" w:cs="Times New Roman"/>
            <w:b/>
            <w:bCs/>
            <w:rPrChange w:id="107" w:author="Sebastian Simon" w:date="2020-10-13T00:05:00Z">
              <w:rPr>
                <w:rFonts w:ascii="Times New Roman" w:hAnsi="Times New Roman" w:cs="Times New Roman"/>
              </w:rPr>
            </w:rPrChange>
          </w:rPr>
          <w:t>Instructi</w:t>
        </w:r>
      </w:ins>
      <w:ins w:id="108" w:author="Sebastian Simon" w:date="2020-10-13T00:12:00Z">
        <w:r>
          <w:rPr>
            <w:rFonts w:ascii="Times New Roman" w:hAnsi="Times New Roman" w:cs="Times New Roman"/>
            <w:b/>
            <w:bCs/>
          </w:rPr>
          <w:t xml:space="preserve">ons and </w:t>
        </w:r>
        <w:r w:rsidR="00CF6380">
          <w:rPr>
            <w:rFonts w:ascii="Times New Roman" w:hAnsi="Times New Roman" w:cs="Times New Roman"/>
            <w:b/>
            <w:bCs/>
          </w:rPr>
          <w:t>Implementation</w:t>
        </w:r>
      </w:ins>
      <w:ins w:id="109" w:author="Sebastian Simon" w:date="2020-10-13T00:35:00Z">
        <w:r w:rsidR="004E2932">
          <w:rPr>
            <w:rFonts w:ascii="Times New Roman" w:hAnsi="Times New Roman" w:cs="Times New Roman"/>
            <w:b/>
            <w:bCs/>
          </w:rPr>
          <w:t>.</w:t>
        </w:r>
      </w:ins>
    </w:p>
    <w:p w14:paraId="2D8E9CCB" w14:textId="031E7343" w:rsidR="008D4AE4" w:rsidRDefault="008D4A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10" w:author="Sebastian Simon" w:date="2020-10-13T00:13:00Z"/>
          <w:rFonts w:ascii="Times New Roman" w:hAnsi="Times New Roman" w:cs="Times New Roman"/>
          <w:b/>
          <w:bCs/>
        </w:rPr>
        <w:pPrChange w:id="111" w:author="Sebastian Simon" w:date="2020-10-13T00:13: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jc w:val="center"/>
          </w:pPr>
        </w:pPrChange>
      </w:pPr>
      <w:ins w:id="112" w:author="Sebastian Simon" w:date="2020-10-13T00:34:00Z">
        <w:r>
          <w:rPr>
            <w:rFonts w:ascii="Times New Roman" w:hAnsi="Times New Roman" w:cs="Times New Roman"/>
            <w:b/>
            <w:bCs/>
            <w:noProof/>
          </w:rPr>
          <w:drawing>
            <wp:inline distT="0" distB="0" distL="0" distR="0" wp14:anchorId="42388929" wp14:editId="476A9C29">
              <wp:extent cx="5943600" cy="2016125"/>
              <wp:effectExtent l="0" t="0" r="0" b="317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inline>
          </w:drawing>
        </w:r>
      </w:ins>
    </w:p>
    <w:p w14:paraId="6270EAC7" w14:textId="4F853390" w:rsidR="00CF6380" w:rsidRDefault="00CF6380"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13" w:author="Sebastian Simon" w:date="2020-10-13T00:15:00Z"/>
          <w:rFonts w:ascii="Times New Roman" w:hAnsi="Times New Roman" w:cs="Times New Roman"/>
          <w:b/>
          <w:bCs/>
        </w:rPr>
      </w:pPr>
      <w:ins w:id="114" w:author="Sebastian Simon" w:date="2020-10-13T00:13:00Z">
        <w:r>
          <w:rPr>
            <w:rFonts w:ascii="Times New Roman" w:hAnsi="Times New Roman" w:cs="Times New Roman"/>
            <w:b/>
            <w:bCs/>
          </w:rPr>
          <w:t>Fig. S1.</w:t>
        </w:r>
      </w:ins>
      <w:ins w:id="115" w:author="Sebastian Simon" w:date="2020-10-13T00:14:00Z">
        <w:r>
          <w:rPr>
            <w:rFonts w:ascii="Times New Roman" w:hAnsi="Times New Roman" w:cs="Times New Roman"/>
            <w:b/>
            <w:bCs/>
          </w:rPr>
          <w:t xml:space="preserve"> </w:t>
        </w:r>
      </w:ins>
      <w:ins w:id="116" w:author="Sebastian Simon" w:date="2020-10-13T00:33:00Z">
        <w:r w:rsidR="008D4AE4">
          <w:rPr>
            <w:rFonts w:ascii="Times New Roman" w:hAnsi="Times New Roman" w:cs="Times New Roman"/>
            <w:b/>
            <w:bCs/>
          </w:rPr>
          <w:t>Instructions for</w:t>
        </w:r>
      </w:ins>
      <w:ins w:id="117" w:author="Sebastian Simon" w:date="2020-10-13T00:20:00Z">
        <w:r>
          <w:rPr>
            <w:rFonts w:ascii="Times New Roman" w:hAnsi="Times New Roman" w:cs="Times New Roman"/>
            <w:b/>
            <w:bCs/>
          </w:rPr>
          <w:t xml:space="preserve"> role</w:t>
        </w:r>
      </w:ins>
      <w:ins w:id="118" w:author="Sebastian Simon" w:date="2020-10-13T00:33:00Z">
        <w:r w:rsidR="008D4AE4">
          <w:rPr>
            <w:rFonts w:ascii="Times New Roman" w:hAnsi="Times New Roman" w:cs="Times New Roman"/>
            <w:b/>
            <w:bCs/>
          </w:rPr>
          <w:t xml:space="preserve"> assignments</w:t>
        </w:r>
      </w:ins>
      <w:ins w:id="119" w:author="Sebastian Simon" w:date="2020-10-13T00:15:00Z">
        <w:r>
          <w:rPr>
            <w:rFonts w:ascii="Times New Roman" w:hAnsi="Times New Roman" w:cs="Times New Roman"/>
            <w:b/>
            <w:bCs/>
          </w:rPr>
          <w:t>.</w:t>
        </w:r>
      </w:ins>
    </w:p>
    <w:p w14:paraId="55BF7F7A" w14:textId="188ACD63" w:rsidR="00CF6380" w:rsidRDefault="00CF6380"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20" w:author="Sebastian Simon" w:date="2020-10-13T00:16:00Z"/>
          <w:rFonts w:ascii="Times New Roman" w:hAnsi="Times New Roman" w:cs="Times New Roman"/>
          <w:b/>
          <w:bCs/>
        </w:rPr>
      </w:pPr>
      <w:ins w:id="121" w:author="Sebastian Simon" w:date="2020-10-13T00:16:00Z">
        <w:r>
          <w:rPr>
            <w:rFonts w:ascii="Times New Roman" w:hAnsi="Times New Roman" w:cs="Times New Roman"/>
            <w:b/>
            <w:bCs/>
            <w:noProof/>
          </w:rPr>
          <w:drawing>
            <wp:inline distT="0" distB="0" distL="0" distR="0" wp14:anchorId="2D660759" wp14:editId="03957A8B">
              <wp:extent cx="5943600" cy="18275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ins>
    </w:p>
    <w:p w14:paraId="1FF60CDC" w14:textId="5E48DAB7" w:rsidR="00CF6380" w:rsidRDefault="00CF6380"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22" w:author="Sebastian Simon" w:date="2020-10-13T00:17:00Z"/>
          <w:rFonts w:ascii="Times New Roman" w:hAnsi="Times New Roman" w:cs="Times New Roman"/>
          <w:b/>
          <w:bCs/>
        </w:rPr>
      </w:pPr>
      <w:ins w:id="123" w:author="Sebastian Simon" w:date="2020-10-13T00:16:00Z">
        <w:r>
          <w:rPr>
            <w:rFonts w:ascii="Times New Roman" w:hAnsi="Times New Roman" w:cs="Times New Roman"/>
            <w:b/>
            <w:bCs/>
          </w:rPr>
          <w:lastRenderedPageBreak/>
          <w:t>Fig. S</w:t>
        </w:r>
      </w:ins>
      <w:ins w:id="124" w:author="Sebastian Simon" w:date="2020-10-13T00:17:00Z">
        <w:r>
          <w:rPr>
            <w:rFonts w:ascii="Times New Roman" w:hAnsi="Times New Roman" w:cs="Times New Roman"/>
            <w:b/>
            <w:bCs/>
          </w:rPr>
          <w:t xml:space="preserve">2. General structure. </w:t>
        </w:r>
      </w:ins>
    </w:p>
    <w:p w14:paraId="2BFB86A2" w14:textId="7990011F" w:rsidR="00CF6380" w:rsidRDefault="00CF6380"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25" w:author="Sebastian Simon" w:date="2020-10-13T00:19:00Z"/>
          <w:rFonts w:ascii="Times New Roman" w:hAnsi="Times New Roman" w:cs="Times New Roman"/>
          <w:b/>
          <w:bCs/>
        </w:rPr>
      </w:pPr>
      <w:ins w:id="126" w:author="Sebastian Simon" w:date="2020-10-13T00:19:00Z">
        <w:r>
          <w:rPr>
            <w:rFonts w:ascii="Times New Roman" w:hAnsi="Times New Roman" w:cs="Times New Roman"/>
            <w:b/>
            <w:bCs/>
            <w:noProof/>
          </w:rPr>
          <w:drawing>
            <wp:inline distT="0" distB="0" distL="0" distR="0" wp14:anchorId="1EBFF960" wp14:editId="3B6DACEE">
              <wp:extent cx="5943600" cy="3031490"/>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ins>
    </w:p>
    <w:p w14:paraId="2487FA39" w14:textId="37FC9CCC" w:rsidR="00CF6380" w:rsidRDefault="00CF6380"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27" w:author="Sebastian Simon" w:date="2020-10-13T00:20:00Z"/>
          <w:rFonts w:ascii="Times New Roman" w:hAnsi="Times New Roman" w:cs="Times New Roman"/>
          <w:b/>
          <w:bCs/>
        </w:rPr>
      </w:pPr>
      <w:ins w:id="128" w:author="Sebastian Simon" w:date="2020-10-13T00:19:00Z">
        <w:r>
          <w:rPr>
            <w:rFonts w:ascii="Times New Roman" w:hAnsi="Times New Roman" w:cs="Times New Roman"/>
            <w:b/>
            <w:bCs/>
          </w:rPr>
          <w:t xml:space="preserve">Fig. S3. Payment </w:t>
        </w:r>
      </w:ins>
      <w:ins w:id="129" w:author="Sebastian Simon" w:date="2020-10-13T00:37:00Z">
        <w:r w:rsidR="004E2932">
          <w:rPr>
            <w:rFonts w:ascii="Times New Roman" w:hAnsi="Times New Roman" w:cs="Times New Roman"/>
            <w:b/>
            <w:bCs/>
          </w:rPr>
          <w:t>explanation</w:t>
        </w:r>
      </w:ins>
      <w:ins w:id="130" w:author="Sebastian Simon" w:date="2020-10-13T00:19:00Z">
        <w:r>
          <w:rPr>
            <w:rFonts w:ascii="Times New Roman" w:hAnsi="Times New Roman" w:cs="Times New Roman"/>
            <w:b/>
            <w:bCs/>
          </w:rPr>
          <w:t>.</w:t>
        </w:r>
      </w:ins>
    </w:p>
    <w:p w14:paraId="47AF2653" w14:textId="22022A4B" w:rsidR="00CF6380" w:rsidRDefault="00CF6380"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31" w:author="Sebastian Simon" w:date="2020-10-13T00:23:00Z"/>
          <w:rFonts w:ascii="Times New Roman" w:hAnsi="Times New Roman" w:cs="Times New Roman"/>
          <w:b/>
          <w:bCs/>
        </w:rPr>
      </w:pPr>
      <w:ins w:id="132" w:author="Sebastian Simon" w:date="2020-10-13T00:23:00Z">
        <w:r>
          <w:rPr>
            <w:rFonts w:ascii="Times New Roman" w:hAnsi="Times New Roman" w:cs="Times New Roman"/>
            <w:b/>
            <w:bCs/>
            <w:noProof/>
          </w:rPr>
          <w:drawing>
            <wp:inline distT="0" distB="0" distL="0" distR="0" wp14:anchorId="37582EC1" wp14:editId="1A21E95C">
              <wp:extent cx="5943600" cy="3120390"/>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ins>
    </w:p>
    <w:p w14:paraId="481D37BE" w14:textId="284B9F2A" w:rsidR="00CF6380" w:rsidRDefault="00CF6380"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33" w:author="Sebastian Simon" w:date="2020-10-13T00:24:00Z"/>
          <w:rFonts w:ascii="Times New Roman" w:hAnsi="Times New Roman" w:cs="Times New Roman"/>
          <w:b/>
          <w:bCs/>
        </w:rPr>
      </w:pPr>
      <w:ins w:id="134" w:author="Sebastian Simon" w:date="2020-10-13T00:23:00Z">
        <w:r>
          <w:rPr>
            <w:rFonts w:ascii="Times New Roman" w:hAnsi="Times New Roman" w:cs="Times New Roman"/>
            <w:b/>
            <w:bCs/>
          </w:rPr>
          <w:t>Fig. S</w:t>
        </w:r>
        <w:r w:rsidR="008D4AE4">
          <w:rPr>
            <w:rFonts w:ascii="Times New Roman" w:hAnsi="Times New Roman" w:cs="Times New Roman"/>
            <w:b/>
            <w:bCs/>
          </w:rPr>
          <w:t xml:space="preserve">4. </w:t>
        </w:r>
      </w:ins>
      <w:ins w:id="135" w:author="Sebastian Simon" w:date="2020-10-13T00:24:00Z">
        <w:r w:rsidR="008D4AE4">
          <w:rPr>
            <w:rFonts w:ascii="Times New Roman" w:hAnsi="Times New Roman" w:cs="Times New Roman"/>
            <w:b/>
            <w:bCs/>
          </w:rPr>
          <w:t>Instructions for stage one.</w:t>
        </w:r>
      </w:ins>
    </w:p>
    <w:p w14:paraId="7825D9DB" w14:textId="7185E4C5" w:rsidR="008D4AE4" w:rsidRDefault="008D4AE4"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36" w:author="Sebastian Simon" w:date="2020-10-13T00:25:00Z"/>
          <w:rFonts w:ascii="Times New Roman" w:hAnsi="Times New Roman" w:cs="Times New Roman"/>
          <w:b/>
          <w:bCs/>
        </w:rPr>
      </w:pPr>
      <w:ins w:id="137" w:author="Sebastian Simon" w:date="2020-10-13T00:25:00Z">
        <w:r>
          <w:rPr>
            <w:rFonts w:ascii="Times New Roman" w:hAnsi="Times New Roman" w:cs="Times New Roman"/>
            <w:b/>
            <w:bCs/>
            <w:noProof/>
          </w:rPr>
          <w:lastRenderedPageBreak/>
          <w:drawing>
            <wp:inline distT="0" distB="0" distL="0" distR="0" wp14:anchorId="4D0447AB" wp14:editId="0643C915">
              <wp:extent cx="5943600" cy="395224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ins>
    </w:p>
    <w:p w14:paraId="38A657F9" w14:textId="7521FD69" w:rsidR="008D4AE4" w:rsidRDefault="008D4AE4"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38" w:author="Sebastian Simon" w:date="2020-10-13T00:25:00Z"/>
          <w:rFonts w:ascii="Times New Roman" w:hAnsi="Times New Roman" w:cs="Times New Roman"/>
          <w:b/>
          <w:bCs/>
        </w:rPr>
      </w:pPr>
      <w:ins w:id="139" w:author="Sebastian Simon" w:date="2020-10-13T00:25:00Z">
        <w:r>
          <w:rPr>
            <w:rFonts w:ascii="Times New Roman" w:hAnsi="Times New Roman" w:cs="Times New Roman"/>
            <w:b/>
            <w:bCs/>
          </w:rPr>
          <w:t>Fig. S5. Instructions for stage two.</w:t>
        </w:r>
      </w:ins>
    </w:p>
    <w:p w14:paraId="34038C3F" w14:textId="1C9E0874" w:rsidR="008D4AE4" w:rsidRDefault="008D4AE4"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40" w:author="Sebastian Simon" w:date="2020-10-13T00:26:00Z"/>
          <w:rFonts w:ascii="Times New Roman" w:hAnsi="Times New Roman" w:cs="Times New Roman"/>
          <w:b/>
          <w:bCs/>
        </w:rPr>
      </w:pPr>
      <w:ins w:id="141" w:author="Sebastian Simon" w:date="2020-10-13T00:26:00Z">
        <w:r>
          <w:rPr>
            <w:rFonts w:ascii="Times New Roman" w:hAnsi="Times New Roman" w:cs="Times New Roman"/>
            <w:b/>
            <w:bCs/>
            <w:noProof/>
          </w:rPr>
          <w:drawing>
            <wp:inline distT="0" distB="0" distL="0" distR="0" wp14:anchorId="6FD5D6BD" wp14:editId="1C95099A">
              <wp:extent cx="5943600" cy="2927350"/>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ins>
    </w:p>
    <w:p w14:paraId="75B703C2" w14:textId="35CD95BF" w:rsidR="008D4AE4" w:rsidRDefault="008D4AE4"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42" w:author="Sebastian Simon" w:date="2020-10-13T01:04:00Z"/>
          <w:rFonts w:ascii="Times New Roman" w:hAnsi="Times New Roman" w:cs="Times New Roman"/>
          <w:b/>
          <w:bCs/>
        </w:rPr>
      </w:pPr>
      <w:ins w:id="143" w:author="Sebastian Simon" w:date="2020-10-13T00:26:00Z">
        <w:r>
          <w:rPr>
            <w:rFonts w:ascii="Times New Roman" w:hAnsi="Times New Roman" w:cs="Times New Roman"/>
            <w:b/>
            <w:bCs/>
          </w:rPr>
          <w:lastRenderedPageBreak/>
          <w:t>Fig. S6. Instructions for stage three.</w:t>
        </w:r>
      </w:ins>
    </w:p>
    <w:p w14:paraId="2AF68792" w14:textId="08788DFD" w:rsidR="00E7648D" w:rsidRDefault="00E7648D"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44" w:author="Sebastian Simon" w:date="2020-10-13T01:08:00Z"/>
          <w:rFonts w:ascii="Times New Roman" w:hAnsi="Times New Roman" w:cs="Times New Roman"/>
          <w:b/>
          <w:bCs/>
        </w:rPr>
      </w:pPr>
      <w:ins w:id="145" w:author="Sebastian Simon" w:date="2020-10-13T01:08:00Z">
        <w:r>
          <w:rPr>
            <w:rFonts w:ascii="Times New Roman" w:hAnsi="Times New Roman" w:cs="Times New Roman"/>
            <w:b/>
            <w:bCs/>
            <w:noProof/>
          </w:rPr>
          <w:drawing>
            <wp:inline distT="0" distB="0" distL="0" distR="0" wp14:anchorId="5EE04125" wp14:editId="768FDF5B">
              <wp:extent cx="5943600" cy="5586730"/>
              <wp:effectExtent l="0" t="0" r="0" b="127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586730"/>
                      </a:xfrm>
                      <a:prstGeom prst="rect">
                        <a:avLst/>
                      </a:prstGeom>
                    </pic:spPr>
                  </pic:pic>
                </a:graphicData>
              </a:graphic>
            </wp:inline>
          </w:drawing>
        </w:r>
      </w:ins>
    </w:p>
    <w:p w14:paraId="13EBD3FE" w14:textId="7EBA71A1" w:rsidR="00E7648D" w:rsidRDefault="00E7648D"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46" w:author="Sebastian Simon" w:date="2020-10-13T00:29:00Z"/>
          <w:rFonts w:ascii="Times New Roman" w:hAnsi="Times New Roman" w:cs="Times New Roman"/>
          <w:b/>
          <w:bCs/>
        </w:rPr>
      </w:pPr>
      <w:ins w:id="147" w:author="Sebastian Simon" w:date="2020-10-13T01:08:00Z">
        <w:r>
          <w:rPr>
            <w:rFonts w:ascii="Times New Roman" w:hAnsi="Times New Roman" w:cs="Times New Roman"/>
            <w:b/>
            <w:bCs/>
          </w:rPr>
          <w:t>Fig. S7. Comprehension checks.</w:t>
        </w:r>
      </w:ins>
    </w:p>
    <w:p w14:paraId="2456BECB" w14:textId="62AD65AA" w:rsidR="008D4AE4" w:rsidRDefault="008D4AE4"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48" w:author="Sebastian Simon" w:date="2020-10-13T00:31:00Z"/>
          <w:rFonts w:ascii="Times New Roman" w:hAnsi="Times New Roman" w:cs="Times New Roman"/>
          <w:b/>
          <w:bCs/>
        </w:rPr>
      </w:pPr>
      <w:ins w:id="149" w:author="Sebastian Simon" w:date="2020-10-13T00:31:00Z">
        <w:r>
          <w:rPr>
            <w:rFonts w:ascii="Times New Roman" w:hAnsi="Times New Roman" w:cs="Times New Roman"/>
            <w:b/>
            <w:bCs/>
            <w:noProof/>
          </w:rPr>
          <w:lastRenderedPageBreak/>
          <w:drawing>
            <wp:inline distT="0" distB="0" distL="0" distR="0" wp14:anchorId="721C4DC8" wp14:editId="69D9C6D2">
              <wp:extent cx="5943600" cy="1671955"/>
              <wp:effectExtent l="0" t="0" r="0" b="444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671955"/>
                      </a:xfrm>
                      <a:prstGeom prst="rect">
                        <a:avLst/>
                      </a:prstGeom>
                    </pic:spPr>
                  </pic:pic>
                </a:graphicData>
              </a:graphic>
            </wp:inline>
          </w:drawing>
        </w:r>
      </w:ins>
    </w:p>
    <w:p w14:paraId="312222DE" w14:textId="6BE69711" w:rsidR="008D4AE4" w:rsidRDefault="008D4AE4"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50" w:author="Sebastian Simon" w:date="2020-10-13T00:36:00Z"/>
          <w:rFonts w:ascii="Times New Roman" w:hAnsi="Times New Roman" w:cs="Times New Roman"/>
          <w:b/>
          <w:bCs/>
        </w:rPr>
      </w:pPr>
      <w:ins w:id="151" w:author="Sebastian Simon" w:date="2020-10-13T00:31:00Z">
        <w:r>
          <w:rPr>
            <w:rFonts w:ascii="Times New Roman" w:hAnsi="Times New Roman" w:cs="Times New Roman"/>
            <w:b/>
            <w:bCs/>
          </w:rPr>
          <w:t>Fig. S</w:t>
        </w:r>
      </w:ins>
      <w:ins w:id="152" w:author="Sebastian Simon" w:date="2020-10-13T01:09:00Z">
        <w:r w:rsidR="00E7648D">
          <w:rPr>
            <w:rFonts w:ascii="Times New Roman" w:hAnsi="Times New Roman" w:cs="Times New Roman"/>
            <w:b/>
            <w:bCs/>
          </w:rPr>
          <w:t>8</w:t>
        </w:r>
      </w:ins>
      <w:ins w:id="153" w:author="Sebastian Simon" w:date="2020-10-13T00:31:00Z">
        <w:r>
          <w:rPr>
            <w:rFonts w:ascii="Times New Roman" w:hAnsi="Times New Roman" w:cs="Times New Roman"/>
            <w:b/>
            <w:bCs/>
          </w:rPr>
          <w:t>. Assignment to role.</w:t>
        </w:r>
      </w:ins>
    </w:p>
    <w:p w14:paraId="5DA96388" w14:textId="65785C8E"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54" w:author="Sebastian Simon" w:date="2020-10-13T00:37:00Z"/>
          <w:rFonts w:ascii="Times New Roman" w:hAnsi="Times New Roman" w:cs="Times New Roman"/>
          <w:b/>
          <w:bCs/>
        </w:rPr>
      </w:pPr>
      <w:ins w:id="155" w:author="Sebastian Simon" w:date="2020-10-13T00:37:00Z">
        <w:r>
          <w:rPr>
            <w:rFonts w:ascii="Times New Roman" w:hAnsi="Times New Roman" w:cs="Times New Roman"/>
            <w:b/>
            <w:bCs/>
            <w:noProof/>
          </w:rPr>
          <w:drawing>
            <wp:inline distT="0" distB="0" distL="0" distR="0" wp14:anchorId="4E2D2FBE" wp14:editId="32042E7E">
              <wp:extent cx="5943600" cy="217233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72335"/>
                      </a:xfrm>
                      <a:prstGeom prst="rect">
                        <a:avLst/>
                      </a:prstGeom>
                    </pic:spPr>
                  </pic:pic>
                </a:graphicData>
              </a:graphic>
            </wp:inline>
          </w:drawing>
        </w:r>
      </w:ins>
    </w:p>
    <w:p w14:paraId="5583AA0C" w14:textId="5BA3B655"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56" w:author="Sebastian Simon" w:date="2020-10-13T00:38:00Z"/>
          <w:rFonts w:ascii="Times New Roman" w:hAnsi="Times New Roman" w:cs="Times New Roman"/>
          <w:b/>
          <w:bCs/>
        </w:rPr>
      </w:pPr>
      <w:ins w:id="157" w:author="Sebastian Simon" w:date="2020-10-13T00:37:00Z">
        <w:r>
          <w:rPr>
            <w:rFonts w:ascii="Times New Roman" w:hAnsi="Times New Roman" w:cs="Times New Roman"/>
            <w:b/>
            <w:bCs/>
          </w:rPr>
          <w:t>Fig. S</w:t>
        </w:r>
      </w:ins>
      <w:ins w:id="158" w:author="Sebastian Simon" w:date="2020-10-13T01:09:00Z">
        <w:r w:rsidR="00E7648D">
          <w:rPr>
            <w:rFonts w:ascii="Times New Roman" w:hAnsi="Times New Roman" w:cs="Times New Roman"/>
            <w:b/>
            <w:bCs/>
          </w:rPr>
          <w:t>9</w:t>
        </w:r>
      </w:ins>
      <w:ins w:id="159" w:author="Sebastian Simon" w:date="2020-10-13T00:37:00Z">
        <w:r>
          <w:rPr>
            <w:rFonts w:ascii="Times New Roman" w:hAnsi="Times New Roman" w:cs="Times New Roman"/>
            <w:b/>
            <w:bCs/>
          </w:rPr>
          <w:t xml:space="preserve">. </w:t>
        </w:r>
      </w:ins>
      <w:ins w:id="160" w:author="Sebastian Simon" w:date="2020-10-13T00:38:00Z">
        <w:r>
          <w:rPr>
            <w:rFonts w:ascii="Times New Roman" w:hAnsi="Times New Roman" w:cs="Times New Roman"/>
            <w:b/>
            <w:bCs/>
          </w:rPr>
          <w:t xml:space="preserve">Reminding explanation </w:t>
        </w:r>
      </w:ins>
      <w:ins w:id="161" w:author="Sebastian Simon" w:date="2020-10-13T00:40:00Z">
        <w:r>
          <w:rPr>
            <w:rFonts w:ascii="Times New Roman" w:hAnsi="Times New Roman" w:cs="Times New Roman"/>
            <w:b/>
            <w:bCs/>
          </w:rPr>
          <w:t xml:space="preserve">of task </w:t>
        </w:r>
      </w:ins>
      <w:ins w:id="162" w:author="Sebastian Simon" w:date="2020-10-13T00:38:00Z">
        <w:r>
          <w:rPr>
            <w:rFonts w:ascii="Times New Roman" w:hAnsi="Times New Roman" w:cs="Times New Roman"/>
            <w:b/>
            <w:bCs/>
          </w:rPr>
          <w:t>at the start of experimental block stage one.</w:t>
        </w:r>
      </w:ins>
    </w:p>
    <w:p w14:paraId="579ADF03" w14:textId="5D5B8403"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63" w:author="Sebastian Simon" w:date="2020-10-13T00:39:00Z"/>
          <w:rFonts w:ascii="Times New Roman" w:hAnsi="Times New Roman" w:cs="Times New Roman"/>
          <w:b/>
          <w:bCs/>
        </w:rPr>
      </w:pPr>
      <w:ins w:id="164" w:author="Sebastian Simon" w:date="2020-10-13T00:39:00Z">
        <w:r>
          <w:rPr>
            <w:rFonts w:ascii="Times New Roman" w:hAnsi="Times New Roman" w:cs="Times New Roman"/>
            <w:b/>
            <w:bCs/>
            <w:noProof/>
          </w:rPr>
          <w:drawing>
            <wp:inline distT="0" distB="0" distL="0" distR="0" wp14:anchorId="02E42F1F" wp14:editId="602208C5">
              <wp:extent cx="5943600" cy="24218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ins>
    </w:p>
    <w:p w14:paraId="7D822B2E" w14:textId="407B9CD8" w:rsidR="004E2932" w:rsidRDefault="004E2932" w:rsidP="004E29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65" w:author="Sebastian Simon" w:date="2020-10-13T00:39:00Z"/>
          <w:rFonts w:ascii="Times New Roman" w:hAnsi="Times New Roman" w:cs="Times New Roman"/>
          <w:b/>
          <w:bCs/>
        </w:rPr>
      </w:pPr>
      <w:ins w:id="166" w:author="Sebastian Simon" w:date="2020-10-13T00:39:00Z">
        <w:r>
          <w:rPr>
            <w:rFonts w:ascii="Times New Roman" w:hAnsi="Times New Roman" w:cs="Times New Roman"/>
            <w:b/>
            <w:bCs/>
          </w:rPr>
          <w:lastRenderedPageBreak/>
          <w:t xml:space="preserve">Fig. </w:t>
        </w:r>
      </w:ins>
      <w:ins w:id="167" w:author="Sebastian Simon" w:date="2020-10-13T01:09:00Z">
        <w:r w:rsidR="00E7648D">
          <w:rPr>
            <w:rFonts w:ascii="Times New Roman" w:hAnsi="Times New Roman" w:cs="Times New Roman"/>
            <w:b/>
            <w:bCs/>
          </w:rPr>
          <w:t>S10</w:t>
        </w:r>
      </w:ins>
      <w:ins w:id="168" w:author="Sebastian Simon" w:date="2020-10-13T00:39:00Z">
        <w:r>
          <w:rPr>
            <w:rFonts w:ascii="Times New Roman" w:hAnsi="Times New Roman" w:cs="Times New Roman"/>
            <w:b/>
            <w:bCs/>
          </w:rPr>
          <w:t>. Reminding explanation of task at the start of experimental block stage two.</w:t>
        </w:r>
      </w:ins>
    </w:p>
    <w:p w14:paraId="1AE43D1C" w14:textId="228402F2"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69" w:author="Sebastian Simon" w:date="2020-10-13T00:40:00Z"/>
          <w:rFonts w:ascii="Times New Roman" w:hAnsi="Times New Roman" w:cs="Times New Roman"/>
          <w:b/>
          <w:bCs/>
        </w:rPr>
      </w:pPr>
      <w:ins w:id="170" w:author="Sebastian Simon" w:date="2020-10-13T00:40:00Z">
        <w:r>
          <w:rPr>
            <w:rFonts w:ascii="Times New Roman" w:hAnsi="Times New Roman" w:cs="Times New Roman"/>
            <w:b/>
            <w:bCs/>
            <w:noProof/>
          </w:rPr>
          <w:drawing>
            <wp:inline distT="0" distB="0" distL="0" distR="0" wp14:anchorId="57B9B97B" wp14:editId="1DF03092">
              <wp:extent cx="5943600" cy="220218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202180"/>
                      </a:xfrm>
                      <a:prstGeom prst="rect">
                        <a:avLst/>
                      </a:prstGeom>
                    </pic:spPr>
                  </pic:pic>
                </a:graphicData>
              </a:graphic>
            </wp:inline>
          </w:drawing>
        </w:r>
      </w:ins>
    </w:p>
    <w:p w14:paraId="3D71B057" w14:textId="75075F49"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71" w:author="Sebastian Simon" w:date="2020-10-13T00:43:00Z"/>
          <w:rFonts w:ascii="Times New Roman" w:hAnsi="Times New Roman" w:cs="Times New Roman"/>
          <w:b/>
          <w:bCs/>
        </w:rPr>
      </w:pPr>
      <w:ins w:id="172" w:author="Sebastian Simon" w:date="2020-10-13T00:40:00Z">
        <w:r>
          <w:rPr>
            <w:rFonts w:ascii="Times New Roman" w:hAnsi="Times New Roman" w:cs="Times New Roman"/>
            <w:b/>
            <w:bCs/>
          </w:rPr>
          <w:t>Fig. S</w:t>
        </w:r>
      </w:ins>
      <w:ins w:id="173" w:author="Sebastian Simon" w:date="2020-10-13T00:53:00Z">
        <w:r w:rsidR="00C76C41">
          <w:rPr>
            <w:rFonts w:ascii="Times New Roman" w:hAnsi="Times New Roman" w:cs="Times New Roman"/>
            <w:b/>
            <w:bCs/>
          </w:rPr>
          <w:t>1</w:t>
        </w:r>
      </w:ins>
      <w:ins w:id="174" w:author="Sebastian Simon" w:date="2020-10-13T01:09:00Z">
        <w:r w:rsidR="00E7648D">
          <w:rPr>
            <w:rFonts w:ascii="Times New Roman" w:hAnsi="Times New Roman" w:cs="Times New Roman"/>
            <w:b/>
            <w:bCs/>
          </w:rPr>
          <w:t>1</w:t>
        </w:r>
      </w:ins>
      <w:ins w:id="175" w:author="Sebastian Simon" w:date="2020-10-13T00:40:00Z">
        <w:r>
          <w:rPr>
            <w:rFonts w:ascii="Times New Roman" w:hAnsi="Times New Roman" w:cs="Times New Roman"/>
            <w:b/>
            <w:bCs/>
          </w:rPr>
          <w:t>. Reminding explanation of task at the start of experimental block s</w:t>
        </w:r>
      </w:ins>
      <w:ins w:id="176" w:author="Sebastian Simon" w:date="2020-10-13T00:41:00Z">
        <w:r>
          <w:rPr>
            <w:rFonts w:ascii="Times New Roman" w:hAnsi="Times New Roman" w:cs="Times New Roman"/>
            <w:b/>
            <w:bCs/>
          </w:rPr>
          <w:t xml:space="preserve">tage three. </w:t>
        </w:r>
      </w:ins>
    </w:p>
    <w:p w14:paraId="192065E7" w14:textId="6ED39BEC"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77" w:author="Sebastian Simon" w:date="2020-10-13T00:43:00Z"/>
          <w:rFonts w:ascii="Times New Roman" w:hAnsi="Times New Roman" w:cs="Times New Roman"/>
          <w:b/>
          <w:bCs/>
        </w:rPr>
      </w:pPr>
      <w:ins w:id="178" w:author="Sebastian Simon" w:date="2020-10-13T00:43:00Z">
        <w:r>
          <w:rPr>
            <w:rFonts w:ascii="Times New Roman" w:hAnsi="Times New Roman" w:cs="Times New Roman"/>
            <w:b/>
            <w:bCs/>
            <w:noProof/>
          </w:rPr>
          <w:drawing>
            <wp:inline distT="0" distB="0" distL="0" distR="0" wp14:anchorId="571E15D5" wp14:editId="287A1710">
              <wp:extent cx="5943600" cy="3094355"/>
              <wp:effectExtent l="0" t="0" r="0" b="444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ins>
    </w:p>
    <w:p w14:paraId="4711A824" w14:textId="355BD279"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79" w:author="Sebastian Simon" w:date="2020-10-13T00:43:00Z"/>
          <w:rFonts w:ascii="Times New Roman" w:hAnsi="Times New Roman" w:cs="Times New Roman"/>
          <w:b/>
          <w:bCs/>
        </w:rPr>
      </w:pPr>
      <w:ins w:id="180" w:author="Sebastian Simon" w:date="2020-10-13T00:43:00Z">
        <w:r>
          <w:rPr>
            <w:rFonts w:ascii="Times New Roman" w:hAnsi="Times New Roman" w:cs="Times New Roman"/>
            <w:b/>
            <w:bCs/>
          </w:rPr>
          <w:t>Fig. S1</w:t>
        </w:r>
      </w:ins>
      <w:ins w:id="181" w:author="Sebastian Simon" w:date="2020-10-13T01:09:00Z">
        <w:r w:rsidR="00E7648D">
          <w:rPr>
            <w:rFonts w:ascii="Times New Roman" w:hAnsi="Times New Roman" w:cs="Times New Roman"/>
            <w:b/>
            <w:bCs/>
          </w:rPr>
          <w:t>2</w:t>
        </w:r>
      </w:ins>
      <w:ins w:id="182" w:author="Sebastian Simon" w:date="2020-10-13T00:43:00Z">
        <w:r>
          <w:rPr>
            <w:rFonts w:ascii="Times New Roman" w:hAnsi="Times New Roman" w:cs="Times New Roman"/>
            <w:b/>
            <w:bCs/>
          </w:rPr>
          <w:t xml:space="preserve">. Rule following task. </w:t>
        </w:r>
      </w:ins>
    </w:p>
    <w:p w14:paraId="5FFABAEE" w14:textId="14990683"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83" w:author="Sebastian Simon" w:date="2020-10-13T00:44:00Z"/>
          <w:rFonts w:ascii="Times New Roman" w:hAnsi="Times New Roman" w:cs="Times New Roman"/>
          <w:b/>
          <w:bCs/>
        </w:rPr>
      </w:pPr>
      <w:ins w:id="184" w:author="Sebastian Simon" w:date="2020-10-13T00:44:00Z">
        <w:r>
          <w:rPr>
            <w:rFonts w:ascii="Times New Roman" w:hAnsi="Times New Roman" w:cs="Times New Roman"/>
            <w:b/>
            <w:bCs/>
            <w:noProof/>
          </w:rPr>
          <w:lastRenderedPageBreak/>
          <w:drawing>
            <wp:inline distT="0" distB="0" distL="0" distR="0" wp14:anchorId="6C80C121" wp14:editId="50B04021">
              <wp:extent cx="5943600" cy="4528185"/>
              <wp:effectExtent l="0" t="0" r="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528185"/>
                      </a:xfrm>
                      <a:prstGeom prst="rect">
                        <a:avLst/>
                      </a:prstGeom>
                    </pic:spPr>
                  </pic:pic>
                </a:graphicData>
              </a:graphic>
            </wp:inline>
          </w:drawing>
        </w:r>
      </w:ins>
    </w:p>
    <w:p w14:paraId="4D9B95DF" w14:textId="69832F4A"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85" w:author="Sebastian Simon" w:date="2020-10-13T00:44:00Z"/>
          <w:rFonts w:ascii="Times New Roman" w:hAnsi="Times New Roman" w:cs="Times New Roman"/>
          <w:b/>
          <w:bCs/>
        </w:rPr>
      </w:pPr>
      <w:ins w:id="186" w:author="Sebastian Simon" w:date="2020-10-13T00:44:00Z">
        <w:r>
          <w:rPr>
            <w:rFonts w:ascii="Times New Roman" w:hAnsi="Times New Roman" w:cs="Times New Roman"/>
            <w:b/>
            <w:bCs/>
          </w:rPr>
          <w:t>Fig. S1</w:t>
        </w:r>
      </w:ins>
      <w:ins w:id="187" w:author="Sebastian Simon" w:date="2020-10-13T01:09:00Z">
        <w:r w:rsidR="00E7648D">
          <w:rPr>
            <w:rFonts w:ascii="Times New Roman" w:hAnsi="Times New Roman" w:cs="Times New Roman"/>
            <w:b/>
            <w:bCs/>
          </w:rPr>
          <w:t>3</w:t>
        </w:r>
      </w:ins>
      <w:ins w:id="188" w:author="Sebastian Simon" w:date="2020-10-13T00:44:00Z">
        <w:r>
          <w:rPr>
            <w:rFonts w:ascii="Times New Roman" w:hAnsi="Times New Roman" w:cs="Times New Roman"/>
            <w:b/>
            <w:bCs/>
          </w:rPr>
          <w:t xml:space="preserve">. Partner choice task. </w:t>
        </w:r>
      </w:ins>
    </w:p>
    <w:p w14:paraId="1F535940" w14:textId="77777777"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89" w:author="Sebastian Simon" w:date="2020-10-13T00:39:00Z"/>
          <w:rFonts w:ascii="Times New Roman" w:hAnsi="Times New Roman" w:cs="Times New Roman"/>
          <w:b/>
          <w:bCs/>
        </w:rPr>
      </w:pPr>
    </w:p>
    <w:p w14:paraId="573B1DF2" w14:textId="2AF75666"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90" w:author="Sebastian Simon" w:date="2020-10-13T00:45:00Z"/>
          <w:rFonts w:ascii="Times New Roman" w:hAnsi="Times New Roman" w:cs="Times New Roman"/>
          <w:b/>
          <w:bCs/>
        </w:rPr>
      </w:pPr>
      <w:ins w:id="191" w:author="Sebastian Simon" w:date="2020-10-13T00:45:00Z">
        <w:r>
          <w:rPr>
            <w:rFonts w:ascii="Times New Roman" w:hAnsi="Times New Roman" w:cs="Times New Roman"/>
            <w:b/>
            <w:bCs/>
            <w:noProof/>
          </w:rPr>
          <w:lastRenderedPageBreak/>
          <w:drawing>
            <wp:inline distT="0" distB="0" distL="0" distR="0" wp14:anchorId="6DFC844F" wp14:editId="213FE315">
              <wp:extent cx="5943600" cy="502983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029835"/>
                      </a:xfrm>
                      <a:prstGeom prst="rect">
                        <a:avLst/>
                      </a:prstGeom>
                    </pic:spPr>
                  </pic:pic>
                </a:graphicData>
              </a:graphic>
            </wp:inline>
          </w:drawing>
        </w:r>
      </w:ins>
    </w:p>
    <w:p w14:paraId="6DBA629D" w14:textId="48FBBF04" w:rsidR="004E2932" w:rsidRDefault="004E2932"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92" w:author="Sebastian Simon" w:date="2020-10-13T00:46:00Z"/>
          <w:rFonts w:ascii="Times New Roman" w:hAnsi="Times New Roman" w:cs="Times New Roman"/>
          <w:b/>
          <w:bCs/>
        </w:rPr>
      </w:pPr>
      <w:ins w:id="193" w:author="Sebastian Simon" w:date="2020-10-13T00:46:00Z">
        <w:r>
          <w:rPr>
            <w:rFonts w:ascii="Times New Roman" w:hAnsi="Times New Roman" w:cs="Times New Roman"/>
            <w:b/>
            <w:bCs/>
          </w:rPr>
          <w:t>Fig. S1</w:t>
        </w:r>
      </w:ins>
      <w:ins w:id="194" w:author="Sebastian Simon" w:date="2020-10-13T01:09:00Z">
        <w:r w:rsidR="00E7648D">
          <w:rPr>
            <w:rFonts w:ascii="Times New Roman" w:hAnsi="Times New Roman" w:cs="Times New Roman"/>
            <w:b/>
            <w:bCs/>
          </w:rPr>
          <w:t>4</w:t>
        </w:r>
      </w:ins>
      <w:ins w:id="195" w:author="Sebastian Simon" w:date="2020-10-13T00:46:00Z">
        <w:r>
          <w:rPr>
            <w:rFonts w:ascii="Times New Roman" w:hAnsi="Times New Roman" w:cs="Times New Roman"/>
            <w:b/>
            <w:bCs/>
          </w:rPr>
          <w:t xml:space="preserve">. </w:t>
        </w:r>
        <w:r w:rsidR="00C76C41">
          <w:rPr>
            <w:rFonts w:ascii="Times New Roman" w:hAnsi="Times New Roman" w:cs="Times New Roman"/>
            <w:b/>
            <w:bCs/>
          </w:rPr>
          <w:t xml:space="preserve">Die roll task. </w:t>
        </w:r>
      </w:ins>
    </w:p>
    <w:p w14:paraId="653ECE5D" w14:textId="2C78A932" w:rsidR="00C76C41" w:rsidRDefault="00C76C41"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96" w:author="Sebastian Simon" w:date="2020-10-13T00:47:00Z"/>
          <w:rFonts w:ascii="Times New Roman" w:hAnsi="Times New Roman" w:cs="Times New Roman"/>
          <w:b/>
          <w:bCs/>
        </w:rPr>
      </w:pPr>
      <w:ins w:id="197" w:author="Sebastian Simon" w:date="2020-10-13T00:47:00Z">
        <w:r>
          <w:rPr>
            <w:rFonts w:ascii="Times New Roman" w:hAnsi="Times New Roman" w:cs="Times New Roman"/>
            <w:b/>
            <w:bCs/>
            <w:noProof/>
          </w:rPr>
          <w:lastRenderedPageBreak/>
          <w:drawing>
            <wp:inline distT="0" distB="0" distL="0" distR="0" wp14:anchorId="3DAB7EF2" wp14:editId="0537104A">
              <wp:extent cx="5943600" cy="3143250"/>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ins>
    </w:p>
    <w:p w14:paraId="2BFFB37D" w14:textId="1B50CF0C" w:rsidR="00C76C41" w:rsidRDefault="00C76C41"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198" w:author="Sebastian Simon" w:date="2020-10-13T00:50:00Z"/>
          <w:rFonts w:ascii="Times New Roman" w:hAnsi="Times New Roman" w:cs="Times New Roman"/>
          <w:b/>
          <w:bCs/>
        </w:rPr>
      </w:pPr>
      <w:ins w:id="199" w:author="Sebastian Simon" w:date="2020-10-13T00:47:00Z">
        <w:r>
          <w:rPr>
            <w:rFonts w:ascii="Times New Roman" w:hAnsi="Times New Roman" w:cs="Times New Roman"/>
            <w:b/>
            <w:bCs/>
          </w:rPr>
          <w:t>Fig. S1</w:t>
        </w:r>
      </w:ins>
      <w:ins w:id="200" w:author="Sebastian Simon" w:date="2020-10-13T01:09:00Z">
        <w:r w:rsidR="00E7648D">
          <w:rPr>
            <w:rFonts w:ascii="Times New Roman" w:hAnsi="Times New Roman" w:cs="Times New Roman"/>
            <w:b/>
            <w:bCs/>
          </w:rPr>
          <w:t>5</w:t>
        </w:r>
      </w:ins>
      <w:ins w:id="201" w:author="Sebastian Simon" w:date="2020-10-13T00:47:00Z">
        <w:r>
          <w:rPr>
            <w:rFonts w:ascii="Times New Roman" w:hAnsi="Times New Roman" w:cs="Times New Roman"/>
            <w:b/>
            <w:bCs/>
          </w:rPr>
          <w:t>. Dictator game.</w:t>
        </w:r>
      </w:ins>
    </w:p>
    <w:p w14:paraId="64DB3104" w14:textId="7B2BAE04" w:rsidR="00C76C41" w:rsidRDefault="00C76C41"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202" w:author="Sebastian Simon" w:date="2020-10-13T00:50:00Z"/>
          <w:rFonts w:ascii="Times New Roman" w:hAnsi="Times New Roman" w:cs="Times New Roman"/>
          <w:b/>
          <w:bCs/>
        </w:rPr>
      </w:pPr>
      <w:ins w:id="203" w:author="Sebastian Simon" w:date="2020-10-13T00:50:00Z">
        <w:r>
          <w:rPr>
            <w:rFonts w:ascii="Times New Roman" w:hAnsi="Times New Roman" w:cs="Times New Roman"/>
            <w:b/>
            <w:bCs/>
            <w:noProof/>
          </w:rPr>
          <w:drawing>
            <wp:inline distT="0" distB="0" distL="0" distR="0" wp14:anchorId="0573FE28" wp14:editId="5F632FBF">
              <wp:extent cx="5943600" cy="2715260"/>
              <wp:effectExtent l="0" t="0" r="0" b="25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ins>
    </w:p>
    <w:p w14:paraId="55BFC46A" w14:textId="239341C7" w:rsidR="00C76C41" w:rsidRDefault="00C76C41"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204" w:author="Sebastian Simon" w:date="2020-10-13T00:51:00Z"/>
          <w:rFonts w:ascii="Times New Roman" w:hAnsi="Times New Roman" w:cs="Times New Roman"/>
          <w:b/>
          <w:bCs/>
        </w:rPr>
      </w:pPr>
      <w:ins w:id="205" w:author="Sebastian Simon" w:date="2020-10-13T00:50:00Z">
        <w:r>
          <w:rPr>
            <w:rFonts w:ascii="Times New Roman" w:hAnsi="Times New Roman" w:cs="Times New Roman"/>
            <w:b/>
            <w:bCs/>
          </w:rPr>
          <w:t>Fig. S1</w:t>
        </w:r>
      </w:ins>
      <w:ins w:id="206" w:author="Sebastian Simon" w:date="2020-10-13T01:09:00Z">
        <w:r w:rsidR="00E7648D">
          <w:rPr>
            <w:rFonts w:ascii="Times New Roman" w:hAnsi="Times New Roman" w:cs="Times New Roman"/>
            <w:b/>
            <w:bCs/>
          </w:rPr>
          <w:t>6</w:t>
        </w:r>
      </w:ins>
      <w:ins w:id="207" w:author="Sebastian Simon" w:date="2020-10-13T00:51:00Z">
        <w:r>
          <w:rPr>
            <w:rFonts w:ascii="Times New Roman" w:hAnsi="Times New Roman" w:cs="Times New Roman"/>
            <w:b/>
            <w:bCs/>
          </w:rPr>
          <w:t xml:space="preserve">. Feedback for deciders after stage two. </w:t>
        </w:r>
      </w:ins>
    </w:p>
    <w:p w14:paraId="4B462D86" w14:textId="5A76EC7E" w:rsidR="00C76C41" w:rsidRDefault="00C76C41"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208" w:author="Sebastian Simon" w:date="2020-10-13T00:51:00Z"/>
          <w:rFonts w:ascii="Times New Roman" w:hAnsi="Times New Roman" w:cs="Times New Roman"/>
          <w:b/>
          <w:bCs/>
        </w:rPr>
      </w:pPr>
      <w:ins w:id="209" w:author="Sebastian Simon" w:date="2020-10-13T00:51:00Z">
        <w:r>
          <w:rPr>
            <w:rFonts w:ascii="Times New Roman" w:hAnsi="Times New Roman" w:cs="Times New Roman"/>
            <w:b/>
            <w:bCs/>
            <w:noProof/>
          </w:rPr>
          <w:lastRenderedPageBreak/>
          <w:drawing>
            <wp:inline distT="0" distB="0" distL="0" distR="0" wp14:anchorId="53CE2853" wp14:editId="51E85E4F">
              <wp:extent cx="5943600" cy="184277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ins>
    </w:p>
    <w:p w14:paraId="1F5B77EA" w14:textId="6FCD1C07" w:rsidR="00C76C41" w:rsidRDefault="00C76C41"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210" w:author="Sebastian Simon" w:date="2020-10-13T00:51:00Z"/>
          <w:rFonts w:ascii="Times New Roman" w:hAnsi="Times New Roman" w:cs="Times New Roman"/>
          <w:b/>
          <w:bCs/>
        </w:rPr>
      </w:pPr>
      <w:ins w:id="211" w:author="Sebastian Simon" w:date="2020-10-13T00:51:00Z">
        <w:r>
          <w:rPr>
            <w:rFonts w:ascii="Times New Roman" w:hAnsi="Times New Roman" w:cs="Times New Roman"/>
            <w:b/>
            <w:bCs/>
          </w:rPr>
          <w:t>Fig. S1</w:t>
        </w:r>
      </w:ins>
      <w:ins w:id="212" w:author="Sebastian Simon" w:date="2020-10-13T01:09:00Z">
        <w:r w:rsidR="00E7648D">
          <w:rPr>
            <w:rFonts w:ascii="Times New Roman" w:hAnsi="Times New Roman" w:cs="Times New Roman"/>
            <w:b/>
            <w:bCs/>
          </w:rPr>
          <w:t>7</w:t>
        </w:r>
      </w:ins>
      <w:ins w:id="213" w:author="Sebastian Simon" w:date="2020-10-13T00:51:00Z">
        <w:r>
          <w:rPr>
            <w:rFonts w:ascii="Times New Roman" w:hAnsi="Times New Roman" w:cs="Times New Roman"/>
            <w:b/>
            <w:bCs/>
          </w:rPr>
          <w:t xml:space="preserve">. Feedback for deciders after every round. </w:t>
        </w:r>
      </w:ins>
    </w:p>
    <w:p w14:paraId="00DC6BD0" w14:textId="4BA96299" w:rsidR="00C76C41" w:rsidRDefault="00C76C41"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214" w:author="Sebastian Simon" w:date="2020-10-13T00:51:00Z"/>
          <w:rFonts w:ascii="Times New Roman" w:hAnsi="Times New Roman" w:cs="Times New Roman"/>
          <w:b/>
          <w:bCs/>
        </w:rPr>
      </w:pPr>
      <w:ins w:id="215" w:author="Sebastian Simon" w:date="2020-10-13T00:51:00Z">
        <w:r>
          <w:rPr>
            <w:rFonts w:ascii="Times New Roman" w:hAnsi="Times New Roman" w:cs="Times New Roman"/>
            <w:b/>
            <w:bCs/>
            <w:noProof/>
          </w:rPr>
          <w:drawing>
            <wp:inline distT="0" distB="0" distL="0" distR="0" wp14:anchorId="3E9DB24C" wp14:editId="701AB547">
              <wp:extent cx="5943600" cy="307594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ins>
    </w:p>
    <w:p w14:paraId="3C386086" w14:textId="1B2532C7" w:rsidR="00C76C41" w:rsidRDefault="00C76C41" w:rsidP="00CF63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ins w:id="216" w:author="Sebastian Simon" w:date="2020-10-13T00:26:00Z"/>
          <w:rFonts w:ascii="Times New Roman" w:hAnsi="Times New Roman" w:cs="Times New Roman"/>
          <w:b/>
          <w:bCs/>
        </w:rPr>
      </w:pPr>
      <w:ins w:id="217" w:author="Sebastian Simon" w:date="2020-10-13T00:51:00Z">
        <w:r>
          <w:rPr>
            <w:rFonts w:ascii="Times New Roman" w:hAnsi="Times New Roman" w:cs="Times New Roman"/>
            <w:b/>
            <w:bCs/>
          </w:rPr>
          <w:t>Fig. S1</w:t>
        </w:r>
      </w:ins>
      <w:ins w:id="218" w:author="Sebastian Simon" w:date="2020-10-13T01:09:00Z">
        <w:r w:rsidR="00E7648D">
          <w:rPr>
            <w:rFonts w:ascii="Times New Roman" w:hAnsi="Times New Roman" w:cs="Times New Roman"/>
            <w:b/>
            <w:bCs/>
          </w:rPr>
          <w:t>8</w:t>
        </w:r>
      </w:ins>
      <w:ins w:id="219" w:author="Sebastian Simon" w:date="2020-10-13T00:51:00Z">
        <w:r>
          <w:rPr>
            <w:rFonts w:ascii="Times New Roman" w:hAnsi="Times New Roman" w:cs="Times New Roman"/>
            <w:b/>
            <w:bCs/>
          </w:rPr>
          <w:t xml:space="preserve">. Feedback for </w:t>
        </w:r>
      </w:ins>
      <w:ins w:id="220" w:author="Sebastian Simon" w:date="2020-10-13T00:52:00Z">
        <w:r>
          <w:rPr>
            <w:rFonts w:ascii="Times New Roman" w:hAnsi="Times New Roman" w:cs="Times New Roman"/>
            <w:b/>
            <w:bCs/>
          </w:rPr>
          <w:t xml:space="preserve">selectors after every round. </w:t>
        </w:r>
      </w:ins>
    </w:p>
    <w:p w14:paraId="1C4B8EAB" w14:textId="55608C78" w:rsidR="00FA7DD5" w:rsidRDefault="00FA7DD5" w:rsidP="00CC5B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jc w:val="center"/>
        <w:rPr>
          <w:ins w:id="221" w:author="Sebastian Simon" w:date="2020-10-13T00:05:00Z"/>
          <w:rFonts w:ascii="Times New Roman" w:hAnsi="Times New Roman" w:cs="Times New Roman"/>
        </w:rPr>
      </w:pPr>
    </w:p>
    <w:p w14:paraId="7785BFB5" w14:textId="7C5D246E" w:rsidR="00CC5BF7" w:rsidRPr="007970A1" w:rsidRDefault="00CC5BF7" w:rsidP="00CC5B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jc w:val="center"/>
        <w:rPr>
          <w:rFonts w:ascii="Times New Roman" w:hAnsi="Times New Roman" w:cs="Times New Roman"/>
        </w:rPr>
      </w:pPr>
      <w:r w:rsidRPr="007970A1">
        <w:rPr>
          <w:rFonts w:ascii="Times New Roman" w:hAnsi="Times New Roman" w:cs="Times New Roman"/>
        </w:rPr>
        <w:t>– Screenshots of the experimental implementation / computer interface</w:t>
      </w:r>
    </w:p>
    <w:p w14:paraId="61188C9F" w14:textId="77777777" w:rsidR="00CC5BF7" w:rsidRPr="007970A1" w:rsidRDefault="00CC5BF7" w:rsidP="00CC5B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jc w:val="center"/>
        <w:rPr>
          <w:rFonts w:ascii="Times New Roman" w:hAnsi="Times New Roman" w:cs="Times New Roman"/>
        </w:rPr>
      </w:pPr>
      <w:r w:rsidRPr="007970A1">
        <w:rPr>
          <w:rFonts w:ascii="Times New Roman" w:hAnsi="Times New Roman" w:cs="Times New Roman"/>
        </w:rPr>
        <w:t>– full regression tables</w:t>
      </w:r>
    </w:p>
    <w:p w14:paraId="05D791FF" w14:textId="77777777" w:rsidR="0019153A" w:rsidRDefault="0019153A" w:rsidP="00CC5BF7"/>
    <w:p w14:paraId="3A089C22" w14:textId="77777777" w:rsidR="0019153A" w:rsidRDefault="0019153A" w:rsidP="00CC5BF7"/>
    <w:p w14:paraId="775A9C8A" w14:textId="77777777" w:rsidR="00094C4C" w:rsidRDefault="0019153A" w:rsidP="00094C4C">
      <w:pPr>
        <w:spacing w:after="240" w:line="240" w:lineRule="auto"/>
      </w:pPr>
      <w:r>
        <w:fldChar w:fldCharType="begin"/>
      </w:r>
      <w:r>
        <w:instrText xml:space="preserve"> ADDIN PAPERS2_CITATIONS &lt;papers2_bibliography/&gt;</w:instrText>
      </w:r>
      <w:r>
        <w:fldChar w:fldCharType="end"/>
      </w:r>
    </w:p>
    <w:p w14:paraId="6A345251" w14:textId="77777777" w:rsidR="00094C4C" w:rsidRDefault="00094C4C" w:rsidP="00094C4C">
      <w:pPr>
        <w:spacing w:after="240" w:line="240" w:lineRule="auto"/>
      </w:pPr>
    </w:p>
    <w:p w14:paraId="7446D4C0" w14:textId="77777777" w:rsidR="00CC5BF7" w:rsidRPr="00CC5BF7" w:rsidRDefault="00094C4C" w:rsidP="0019153A">
      <w:pPr>
        <w:spacing w:after="180" w:line="240" w:lineRule="auto"/>
      </w:pPr>
      <w:r>
        <w:fldChar w:fldCharType="begin"/>
      </w:r>
      <w:r>
        <w:instrText xml:space="preserve"> ADDIN PAPERS2_CITATIONS &lt;papers2_bibliography/&gt;</w:instrText>
      </w:r>
      <w:r>
        <w:fldChar w:fldCharType="end"/>
      </w:r>
    </w:p>
    <w:sectPr w:rsidR="00CC5BF7" w:rsidRPr="00CC5BF7">
      <w:headerReference w:type="default" r:id="rId35"/>
      <w:headerReference w:type="first" r:id="rId36"/>
      <w:footnotePr>
        <w:pos w:val="beneathText"/>
      </w:footnotePr>
      <w:pgSz w:w="12240" w:h="15840"/>
      <w:pgMar w:top="1440" w:right="1440" w:bottom="1440" w:left="1440" w:header="720" w:footer="720" w:gutter="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Sebastian Simon" w:date="2020-10-14T08:43:00Z" w:initials="SS">
    <w:p w14:paraId="6AC1811C" w14:textId="1CC9BC3D" w:rsidR="00787B1A" w:rsidRDefault="00787B1A">
      <w:pPr>
        <w:pStyle w:val="CommentText"/>
      </w:pPr>
      <w:r>
        <w:rPr>
          <w:rStyle w:val="CommentReference"/>
        </w:rPr>
        <w:annotationRef/>
      </w:r>
      <w:r>
        <w:rPr>
          <w:rStyle w:val="CommentReference"/>
        </w:rPr>
        <w:annotationRef/>
      </w:r>
      <w:r>
        <w:t>I would either remove “thus” or include the hidden premise to make the causal link clear.</w:t>
      </w:r>
    </w:p>
  </w:comment>
  <w:comment w:id="9" w:author="Jim Everett" w:date="2020-10-02T11:46:00Z" w:initials="JE">
    <w:p w14:paraId="2E2EAED1" w14:textId="77777777" w:rsidR="00B86F33" w:rsidRPr="00B86F33" w:rsidRDefault="00B86F33" w:rsidP="00B86F33">
      <w:pPr>
        <w:rPr>
          <w:rFonts w:ascii="Times New Roman" w:eastAsia="Times New Roman" w:hAnsi="Times New Roman" w:cs="Times New Roman"/>
          <w:kern w:val="0"/>
          <w:lang w:val="en-GB" w:eastAsia="en-GB"/>
        </w:rPr>
      </w:pPr>
      <w:r>
        <w:rPr>
          <w:rStyle w:val="CommentReference"/>
        </w:rPr>
        <w:annotationRef/>
      </w:r>
      <w:proofErr w:type="spellStart"/>
      <w:r w:rsidRPr="00787B1A">
        <w:rPr>
          <w:rFonts w:ascii="Arial" w:eastAsia="Times New Roman" w:hAnsi="Arial" w:cs="Arial"/>
          <w:color w:val="222222"/>
          <w:kern w:val="0"/>
          <w:sz w:val="20"/>
          <w:szCs w:val="20"/>
          <w:shd w:val="clear" w:color="auto" w:fill="FFFFFF"/>
          <w:lang w:val="de-DE" w:eastAsia="en-GB"/>
        </w:rPr>
        <w:t>Baumard</w:t>
      </w:r>
      <w:proofErr w:type="spellEnd"/>
      <w:r w:rsidRPr="00787B1A">
        <w:rPr>
          <w:rFonts w:ascii="Arial" w:eastAsia="Times New Roman" w:hAnsi="Arial" w:cs="Arial"/>
          <w:color w:val="222222"/>
          <w:kern w:val="0"/>
          <w:sz w:val="20"/>
          <w:szCs w:val="20"/>
          <w:shd w:val="clear" w:color="auto" w:fill="FFFFFF"/>
          <w:lang w:val="de-DE" w:eastAsia="en-GB"/>
        </w:rPr>
        <w:t xml:space="preserve">, N., André, J. B., &amp; Sperber, D. (2013). </w:t>
      </w:r>
      <w:r w:rsidRPr="00B86F33">
        <w:rPr>
          <w:rFonts w:ascii="Arial" w:eastAsia="Times New Roman" w:hAnsi="Arial" w:cs="Arial"/>
          <w:color w:val="222222"/>
          <w:kern w:val="0"/>
          <w:sz w:val="20"/>
          <w:szCs w:val="20"/>
          <w:shd w:val="clear" w:color="auto" w:fill="FFFFFF"/>
          <w:lang w:val="en-GB" w:eastAsia="en-GB"/>
        </w:rPr>
        <w:t>A mutualistic approach to morality: The evolution of fairness by partner choice. </w:t>
      </w:r>
      <w:proofErr w:type="spellStart"/>
      <w:r w:rsidRPr="00B86F33">
        <w:rPr>
          <w:rFonts w:ascii="Arial" w:eastAsia="Times New Roman" w:hAnsi="Arial" w:cs="Arial"/>
          <w:i/>
          <w:iCs/>
          <w:color w:val="222222"/>
          <w:kern w:val="0"/>
          <w:sz w:val="20"/>
          <w:szCs w:val="20"/>
          <w:lang w:val="en-GB" w:eastAsia="en-GB"/>
        </w:rPr>
        <w:t>Behavioral</w:t>
      </w:r>
      <w:proofErr w:type="spellEnd"/>
      <w:r w:rsidRPr="00B86F33">
        <w:rPr>
          <w:rFonts w:ascii="Arial" w:eastAsia="Times New Roman" w:hAnsi="Arial" w:cs="Arial"/>
          <w:i/>
          <w:iCs/>
          <w:color w:val="222222"/>
          <w:kern w:val="0"/>
          <w:sz w:val="20"/>
          <w:szCs w:val="20"/>
          <w:lang w:val="en-GB" w:eastAsia="en-GB"/>
        </w:rPr>
        <w:t xml:space="preserve"> and Brain Sciences</w:t>
      </w:r>
      <w:r w:rsidRPr="00B86F33">
        <w:rPr>
          <w:rFonts w:ascii="Arial" w:eastAsia="Times New Roman" w:hAnsi="Arial" w:cs="Arial"/>
          <w:color w:val="222222"/>
          <w:kern w:val="0"/>
          <w:sz w:val="20"/>
          <w:szCs w:val="20"/>
          <w:shd w:val="clear" w:color="auto" w:fill="FFFFFF"/>
          <w:lang w:val="en-GB" w:eastAsia="en-GB"/>
        </w:rPr>
        <w:t>, </w:t>
      </w:r>
      <w:r w:rsidRPr="00B86F33">
        <w:rPr>
          <w:rFonts w:ascii="Arial" w:eastAsia="Times New Roman" w:hAnsi="Arial" w:cs="Arial"/>
          <w:i/>
          <w:iCs/>
          <w:color w:val="222222"/>
          <w:kern w:val="0"/>
          <w:sz w:val="20"/>
          <w:szCs w:val="20"/>
          <w:lang w:val="en-GB" w:eastAsia="en-GB"/>
        </w:rPr>
        <w:t>36</w:t>
      </w:r>
      <w:r w:rsidRPr="00B86F33">
        <w:rPr>
          <w:rFonts w:ascii="Arial" w:eastAsia="Times New Roman" w:hAnsi="Arial" w:cs="Arial"/>
          <w:color w:val="222222"/>
          <w:kern w:val="0"/>
          <w:sz w:val="20"/>
          <w:szCs w:val="20"/>
          <w:shd w:val="clear" w:color="auto" w:fill="FFFFFF"/>
          <w:lang w:val="en-GB" w:eastAsia="en-GB"/>
        </w:rPr>
        <w:t>(1), 59-78.</w:t>
      </w:r>
    </w:p>
    <w:p w14:paraId="4FF55C38" w14:textId="77777777" w:rsidR="00B86F33" w:rsidRDefault="00B86F33">
      <w:pPr>
        <w:pStyle w:val="CommentText"/>
      </w:pPr>
    </w:p>
    <w:p w14:paraId="12DFB773" w14:textId="77777777" w:rsidR="00B86F33" w:rsidRPr="00B86F33" w:rsidRDefault="00B86F33" w:rsidP="00B86F33">
      <w:pPr>
        <w:spacing w:before="100" w:beforeAutospacing="1" w:after="100" w:afterAutospacing="1" w:line="240" w:lineRule="auto"/>
        <w:ind w:firstLine="0"/>
        <w:rPr>
          <w:rFonts w:ascii="Times New Roman" w:eastAsia="Times New Roman" w:hAnsi="Times New Roman" w:cs="Times New Roman"/>
          <w:kern w:val="0"/>
          <w:lang w:val="en-GB" w:eastAsia="en-GB"/>
        </w:rPr>
      </w:pPr>
      <w:r w:rsidRPr="00B86F33">
        <w:rPr>
          <w:rFonts w:ascii="Times" w:eastAsia="Times New Roman" w:hAnsi="Times" w:cs="Times New Roman"/>
          <w:kern w:val="0"/>
          <w:sz w:val="16"/>
          <w:szCs w:val="16"/>
          <w:lang w:val="en-GB" w:eastAsia="en-GB"/>
        </w:rPr>
        <w:t xml:space="preserve">Alexander, R. (1987). </w:t>
      </w:r>
      <w:r w:rsidRPr="00B86F33">
        <w:rPr>
          <w:rFonts w:ascii="Times" w:eastAsia="Times New Roman" w:hAnsi="Times" w:cs="Times New Roman"/>
          <w:i/>
          <w:iCs/>
          <w:kern w:val="0"/>
          <w:sz w:val="16"/>
          <w:szCs w:val="16"/>
          <w:lang w:val="en-GB" w:eastAsia="en-GB"/>
        </w:rPr>
        <w:t>The biology of moral systems</w:t>
      </w:r>
      <w:r w:rsidRPr="00B86F33">
        <w:rPr>
          <w:rFonts w:ascii="Times" w:eastAsia="Times New Roman" w:hAnsi="Times" w:cs="Times New Roman"/>
          <w:kern w:val="0"/>
          <w:sz w:val="16"/>
          <w:szCs w:val="16"/>
          <w:lang w:val="en-GB" w:eastAsia="en-GB"/>
        </w:rPr>
        <w:t xml:space="preserve">. New York, NY: Aldine de Gruyter. </w:t>
      </w:r>
    </w:p>
    <w:p w14:paraId="2B8D67DB" w14:textId="77777777" w:rsidR="00B86F33" w:rsidRDefault="00B86F33">
      <w:pPr>
        <w:pStyle w:val="CommentText"/>
      </w:pPr>
    </w:p>
  </w:comment>
  <w:comment w:id="12" w:author="Jim Everett" w:date="2020-10-02T11:47:00Z" w:initials="JE">
    <w:p w14:paraId="6AD6156C" w14:textId="77777777" w:rsidR="008B515B" w:rsidRDefault="008B515B">
      <w:pPr>
        <w:pStyle w:val="CommentText"/>
      </w:pPr>
      <w:r>
        <w:rPr>
          <w:rStyle w:val="CommentReference"/>
        </w:rPr>
        <w:annotationRef/>
      </w:r>
      <w:r>
        <w:t>I’d also suggest to cite my work with Molly here, where we asked people which person they’d rather interact with (even if we didn’t use this)</w:t>
      </w:r>
    </w:p>
    <w:p w14:paraId="3200BA69" w14:textId="77777777" w:rsidR="008B515B" w:rsidRDefault="008B515B">
      <w:pPr>
        <w:pStyle w:val="CommentText"/>
      </w:pPr>
    </w:p>
    <w:p w14:paraId="60FC1074" w14:textId="77777777" w:rsidR="008B515B" w:rsidRPr="006108FE" w:rsidRDefault="008B515B" w:rsidP="008B515B">
      <w:pPr>
        <w:pStyle w:val="CommentText"/>
        <w:numPr>
          <w:ilvl w:val="0"/>
          <w:numId w:val="16"/>
        </w:numPr>
      </w:pPr>
      <w:r>
        <w:t>Everett et al. 2016</w:t>
      </w:r>
      <w:r w:rsidRPr="006108FE">
        <w:t xml:space="preserve"> </w:t>
      </w:r>
    </w:p>
    <w:p w14:paraId="411028D4" w14:textId="77777777" w:rsidR="008B515B" w:rsidRDefault="008B515B" w:rsidP="008B515B">
      <w:pPr>
        <w:pStyle w:val="CommentText"/>
      </w:pPr>
    </w:p>
    <w:p w14:paraId="23FB1C11" w14:textId="77777777" w:rsidR="008B515B" w:rsidRPr="006108FE" w:rsidRDefault="008B515B" w:rsidP="008B515B">
      <w:pPr>
        <w:ind w:left="720" w:hanging="720"/>
      </w:pPr>
      <w:r w:rsidRPr="006108FE">
        <w:rPr>
          <w:b/>
        </w:rPr>
        <w:t>Everett, J.A.C</w:t>
      </w:r>
      <w:r w:rsidRPr="006108FE">
        <w:t xml:space="preserve">., Pizarro, D., &amp; Crockett, M.J. (2016). Inference of trustworthiness from intuitive moral judgments. </w:t>
      </w:r>
      <w:r w:rsidRPr="006108FE">
        <w:rPr>
          <w:i/>
        </w:rPr>
        <w:t>Journal of Experimental Psychology: General</w:t>
      </w:r>
      <w:r w:rsidRPr="006108FE">
        <w:t xml:space="preserve"> 145(6), 772-787. </w:t>
      </w:r>
    </w:p>
    <w:p w14:paraId="737083DA" w14:textId="77777777" w:rsidR="008B515B" w:rsidRDefault="008B515B" w:rsidP="008B515B">
      <w:pPr>
        <w:pStyle w:val="CommentText"/>
      </w:pPr>
    </w:p>
  </w:comment>
  <w:comment w:id="35" w:author="Jim Everett" w:date="2020-10-02T11:54:00Z" w:initials="JE">
    <w:p w14:paraId="3E7F2D91" w14:textId="77777777" w:rsidR="0083316E" w:rsidRDefault="0083316E">
      <w:pPr>
        <w:pStyle w:val="CommentText"/>
      </w:pPr>
      <w:r>
        <w:rPr>
          <w:rStyle w:val="CommentReference"/>
        </w:rPr>
        <w:annotationRef/>
      </w:r>
      <w:r>
        <w:t xml:space="preserve">We should probably make clear that it’s not about breaking all rules, but the breaking of a specific interaction rule that still serves the greater cooperative </w:t>
      </w:r>
      <w:proofErr w:type="spellStart"/>
      <w:r>
        <w:t>endevaour</w:t>
      </w:r>
      <w:proofErr w:type="spellEnd"/>
    </w:p>
  </w:comment>
  <w:comment w:id="38" w:author="Sebastian Simon" w:date="2020-10-14T08:58:00Z" w:initials="SS">
    <w:p w14:paraId="147F3817" w14:textId="54AF01BF" w:rsidR="00891E15" w:rsidRDefault="00891E15">
      <w:pPr>
        <w:pStyle w:val="CommentText"/>
      </w:pPr>
      <w:r>
        <w:rPr>
          <w:rStyle w:val="CommentReference"/>
        </w:rPr>
        <w:annotationRef/>
      </w:r>
      <w:r>
        <w:t xml:space="preserve">In case someone asks for the experiment (OSF; </w:t>
      </w:r>
      <w:hyperlink r:id="rId1">
        <w:r>
          <w:rPr>
            <w:rStyle w:val="Hyperlink"/>
          </w:rPr>
          <w:t>https://osf.io/v4rma/</w:t>
        </w:r>
      </w:hyperlink>
      <w:r>
        <w:t>).</w:t>
      </w:r>
    </w:p>
  </w:comment>
  <w:comment w:id="41" w:author="Sebastian Simon" w:date="2020-10-14T09:01:00Z" w:initials="SS">
    <w:p w14:paraId="68DC0689" w14:textId="66774A65" w:rsidR="006816E4" w:rsidRDefault="006816E4">
      <w:pPr>
        <w:pStyle w:val="CommentText"/>
      </w:pPr>
      <w:r>
        <w:rPr>
          <w:rStyle w:val="CommentReference"/>
        </w:rPr>
        <w:annotationRef/>
      </w:r>
      <w:r>
        <w:t>I think this is not needed. The premises are mentioned shortly before.</w:t>
      </w:r>
    </w:p>
  </w:comment>
  <w:comment w:id="58" w:author="Sebastian Simon" w:date="2020-10-14T09:06:00Z" w:initials="SS">
    <w:p w14:paraId="3DAFB5A1" w14:textId="7B904308" w:rsidR="006816E4" w:rsidRDefault="006816E4">
      <w:pPr>
        <w:pStyle w:val="CommentText"/>
      </w:pPr>
      <w:r>
        <w:rPr>
          <w:rStyle w:val="CommentReference"/>
        </w:rPr>
        <w:annotationRef/>
      </w:r>
      <w:r>
        <w:t xml:space="preserve">Not necessary </w:t>
      </w:r>
      <w:proofErr w:type="spellStart"/>
      <w:r>
        <w:t>imo</w:t>
      </w:r>
      <w:proofErr w:type="spellEnd"/>
      <w:r>
        <w:t>.</w:t>
      </w:r>
    </w:p>
  </w:comment>
  <w:comment w:id="66" w:author="Jim Everett" w:date="2020-10-02T12:03:00Z" w:initials="JE">
    <w:p w14:paraId="3003F8C1" w14:textId="77777777" w:rsidR="00C6340B" w:rsidRPr="00C6340B" w:rsidRDefault="00C6340B" w:rsidP="00C6340B">
      <w:pPr>
        <w:pStyle w:val="NormalWeb"/>
        <w:rPr>
          <w:rFonts w:eastAsia="Times New Roman"/>
          <w:kern w:val="0"/>
          <w:lang w:val="en-GB" w:eastAsia="en-GB"/>
        </w:rPr>
      </w:pPr>
      <w:r>
        <w:rPr>
          <w:rStyle w:val="CommentReference"/>
        </w:rPr>
        <w:annotationRef/>
      </w:r>
      <w:r w:rsidRPr="00C6340B">
        <w:rPr>
          <w:rFonts w:ascii="Minion" w:eastAsia="Times New Roman" w:hAnsi="Minion"/>
          <w:kern w:val="0"/>
          <w:sz w:val="14"/>
          <w:szCs w:val="14"/>
          <w:lang w:val="en-GB" w:eastAsia="en-GB"/>
        </w:rPr>
        <w:t xml:space="preserve">Kahneman, D., </w:t>
      </w:r>
      <w:proofErr w:type="spellStart"/>
      <w:r w:rsidRPr="00C6340B">
        <w:rPr>
          <w:rFonts w:ascii="Minion" w:eastAsia="Times New Roman" w:hAnsi="Minion"/>
          <w:kern w:val="0"/>
          <w:sz w:val="14"/>
          <w:szCs w:val="14"/>
          <w:lang w:val="en-GB" w:eastAsia="en-GB"/>
        </w:rPr>
        <w:t>Knetsch</w:t>
      </w:r>
      <w:proofErr w:type="spellEnd"/>
      <w:r w:rsidRPr="00C6340B">
        <w:rPr>
          <w:rFonts w:ascii="Minion" w:eastAsia="Times New Roman" w:hAnsi="Minion"/>
          <w:kern w:val="0"/>
          <w:sz w:val="14"/>
          <w:szCs w:val="14"/>
          <w:lang w:val="en-GB" w:eastAsia="en-GB"/>
        </w:rPr>
        <w:t xml:space="preserve">, J. L., and Thaler, R. H. (1986). Fairness and the assumptions of economics. </w:t>
      </w:r>
      <w:r w:rsidRPr="00C6340B">
        <w:rPr>
          <w:rFonts w:ascii="Minion" w:eastAsia="Times New Roman" w:hAnsi="Minion"/>
          <w:i/>
          <w:iCs/>
          <w:kern w:val="0"/>
          <w:sz w:val="14"/>
          <w:szCs w:val="14"/>
          <w:lang w:val="en-GB" w:eastAsia="en-GB"/>
        </w:rPr>
        <w:t xml:space="preserve">J. Bus. </w:t>
      </w:r>
      <w:r w:rsidRPr="00C6340B">
        <w:rPr>
          <w:rFonts w:ascii="Minion" w:eastAsia="Times New Roman" w:hAnsi="Minion"/>
          <w:kern w:val="0"/>
          <w:sz w:val="14"/>
          <w:szCs w:val="14"/>
          <w:lang w:val="en-GB" w:eastAsia="en-GB"/>
        </w:rPr>
        <w:t xml:space="preserve">59, S285–S300. </w:t>
      </w:r>
      <w:proofErr w:type="spellStart"/>
      <w:r w:rsidRPr="00C6340B">
        <w:rPr>
          <w:rFonts w:ascii="Minion" w:eastAsia="Times New Roman" w:hAnsi="Minion"/>
          <w:kern w:val="0"/>
          <w:sz w:val="14"/>
          <w:szCs w:val="14"/>
          <w:lang w:val="en-GB" w:eastAsia="en-GB"/>
        </w:rPr>
        <w:t>doi</w:t>
      </w:r>
      <w:proofErr w:type="spellEnd"/>
      <w:r w:rsidRPr="00C6340B">
        <w:rPr>
          <w:rFonts w:ascii="Minion" w:eastAsia="Times New Roman" w:hAnsi="Minion"/>
          <w:kern w:val="0"/>
          <w:sz w:val="14"/>
          <w:szCs w:val="14"/>
          <w:lang w:val="en-GB" w:eastAsia="en-GB"/>
        </w:rPr>
        <w:t xml:space="preserve">: 10.1086/296367 </w:t>
      </w:r>
    </w:p>
    <w:p w14:paraId="236ADF3A" w14:textId="77777777" w:rsidR="00C6340B" w:rsidRDefault="00C6340B">
      <w:pPr>
        <w:pStyle w:val="CommentText"/>
      </w:pPr>
    </w:p>
    <w:p w14:paraId="5602891D" w14:textId="77777777" w:rsidR="00C6340B" w:rsidRPr="00C6340B" w:rsidRDefault="00C6340B" w:rsidP="00C6340B">
      <w:pPr>
        <w:spacing w:before="100" w:beforeAutospacing="1" w:after="100" w:afterAutospacing="1" w:line="240" w:lineRule="auto"/>
        <w:ind w:firstLine="0"/>
        <w:rPr>
          <w:rFonts w:ascii="Times New Roman" w:eastAsia="Times New Roman" w:hAnsi="Times New Roman" w:cs="Times New Roman"/>
          <w:kern w:val="0"/>
          <w:lang w:val="en-GB" w:eastAsia="en-GB"/>
        </w:rPr>
      </w:pPr>
      <w:r w:rsidRPr="00C6340B">
        <w:rPr>
          <w:rFonts w:ascii="Minion" w:eastAsia="Times New Roman" w:hAnsi="Minion" w:cs="Times New Roman"/>
          <w:kern w:val="0"/>
          <w:sz w:val="14"/>
          <w:szCs w:val="14"/>
          <w:lang w:val="en-GB" w:eastAsia="en-GB"/>
        </w:rPr>
        <w:t xml:space="preserve">Forsythe, R., Horowitz, J. L., </w:t>
      </w:r>
      <w:proofErr w:type="spellStart"/>
      <w:r w:rsidRPr="00C6340B">
        <w:rPr>
          <w:rFonts w:ascii="Minion" w:eastAsia="Times New Roman" w:hAnsi="Minion" w:cs="Times New Roman"/>
          <w:kern w:val="0"/>
          <w:sz w:val="14"/>
          <w:szCs w:val="14"/>
          <w:lang w:val="en-GB" w:eastAsia="en-GB"/>
        </w:rPr>
        <w:t>Savin</w:t>
      </w:r>
      <w:proofErr w:type="spellEnd"/>
      <w:r w:rsidRPr="00C6340B">
        <w:rPr>
          <w:rFonts w:ascii="Minion" w:eastAsia="Times New Roman" w:hAnsi="Minion" w:cs="Times New Roman"/>
          <w:kern w:val="0"/>
          <w:sz w:val="14"/>
          <w:szCs w:val="14"/>
          <w:lang w:val="en-GB" w:eastAsia="en-GB"/>
        </w:rPr>
        <w:t xml:space="preserve">, N. E., and Sefton, M. (1994). Fairness in simple bargaining experiments. </w:t>
      </w:r>
      <w:r w:rsidRPr="00C6340B">
        <w:rPr>
          <w:rFonts w:ascii="Minion" w:eastAsia="Times New Roman" w:hAnsi="Minion" w:cs="Times New Roman"/>
          <w:i/>
          <w:iCs/>
          <w:kern w:val="0"/>
          <w:sz w:val="14"/>
          <w:szCs w:val="14"/>
          <w:lang w:val="en-GB" w:eastAsia="en-GB"/>
        </w:rPr>
        <w:t xml:space="preserve">Games Econ. </w:t>
      </w:r>
      <w:proofErr w:type="spellStart"/>
      <w:r w:rsidRPr="00C6340B">
        <w:rPr>
          <w:rFonts w:ascii="Minion" w:eastAsia="Times New Roman" w:hAnsi="Minion" w:cs="Times New Roman"/>
          <w:i/>
          <w:iCs/>
          <w:kern w:val="0"/>
          <w:sz w:val="14"/>
          <w:szCs w:val="14"/>
          <w:lang w:val="en-GB" w:eastAsia="en-GB"/>
        </w:rPr>
        <w:t>Behav</w:t>
      </w:r>
      <w:proofErr w:type="spellEnd"/>
      <w:r w:rsidRPr="00C6340B">
        <w:rPr>
          <w:rFonts w:ascii="Minion" w:eastAsia="Times New Roman" w:hAnsi="Minion" w:cs="Times New Roman"/>
          <w:i/>
          <w:iCs/>
          <w:kern w:val="0"/>
          <w:sz w:val="14"/>
          <w:szCs w:val="14"/>
          <w:lang w:val="en-GB" w:eastAsia="en-GB"/>
        </w:rPr>
        <w:t xml:space="preserve">. </w:t>
      </w:r>
      <w:r w:rsidRPr="00C6340B">
        <w:rPr>
          <w:rFonts w:ascii="Minion" w:eastAsia="Times New Roman" w:hAnsi="Minion" w:cs="Times New Roman"/>
          <w:kern w:val="0"/>
          <w:sz w:val="14"/>
          <w:szCs w:val="14"/>
          <w:lang w:val="en-GB" w:eastAsia="en-GB"/>
        </w:rPr>
        <w:t xml:space="preserve">6, 347–369. </w:t>
      </w:r>
      <w:proofErr w:type="spellStart"/>
      <w:r w:rsidRPr="00C6340B">
        <w:rPr>
          <w:rFonts w:ascii="Minion" w:eastAsia="Times New Roman" w:hAnsi="Minion" w:cs="Times New Roman"/>
          <w:kern w:val="0"/>
          <w:sz w:val="14"/>
          <w:szCs w:val="14"/>
          <w:lang w:val="en-GB" w:eastAsia="en-GB"/>
        </w:rPr>
        <w:t>doi</w:t>
      </w:r>
      <w:proofErr w:type="spellEnd"/>
      <w:r w:rsidRPr="00C6340B">
        <w:rPr>
          <w:rFonts w:ascii="Minion" w:eastAsia="Times New Roman" w:hAnsi="Minion" w:cs="Times New Roman"/>
          <w:kern w:val="0"/>
          <w:sz w:val="14"/>
          <w:szCs w:val="14"/>
          <w:lang w:val="en-GB" w:eastAsia="en-GB"/>
        </w:rPr>
        <w:t xml:space="preserve">: 10.1006/game. 1994.1021 </w:t>
      </w:r>
    </w:p>
    <w:p w14:paraId="3A52FD98" w14:textId="77777777" w:rsidR="00C6340B" w:rsidRDefault="00C6340B">
      <w:pPr>
        <w:pStyle w:val="CommentText"/>
      </w:pPr>
    </w:p>
  </w:comment>
  <w:comment w:id="78" w:author="Jim Everett" w:date="2020-10-02T12:09:00Z" w:initials="JE">
    <w:p w14:paraId="1CD784D1" w14:textId="77777777" w:rsidR="000C1A5C" w:rsidRDefault="000C1A5C">
      <w:pPr>
        <w:pStyle w:val="CommentText"/>
      </w:pPr>
      <w:r>
        <w:rPr>
          <w:rStyle w:val="CommentReference"/>
        </w:rPr>
        <w:annotationRef/>
      </w:r>
      <w:r>
        <w:t>Right? People saw both cheating and sharing at different points?</w:t>
      </w:r>
    </w:p>
  </w:comment>
  <w:comment w:id="88" w:author="Sebastian Simon" w:date="2020-10-18T23:55:00Z" w:initials="SS">
    <w:p w14:paraId="66BA0E5E" w14:textId="7D96A73A" w:rsidR="006A1030" w:rsidRDefault="006A1030">
      <w:pPr>
        <w:pStyle w:val="CommentText"/>
      </w:pPr>
      <w:r>
        <w:rPr>
          <w:rStyle w:val="CommentReference"/>
        </w:rPr>
        <w:annotationRef/>
      </w:r>
      <w:r>
        <w:t>What does this stand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C1811C" w15:done="0"/>
  <w15:commentEx w15:paraId="2B8D67DB" w15:done="0"/>
  <w15:commentEx w15:paraId="737083DA" w15:done="0"/>
  <w15:commentEx w15:paraId="3E7F2D91" w15:done="0"/>
  <w15:commentEx w15:paraId="147F3817" w15:done="0"/>
  <w15:commentEx w15:paraId="68DC0689" w15:done="0"/>
  <w15:commentEx w15:paraId="3DAFB5A1" w15:done="0"/>
  <w15:commentEx w15:paraId="3A52FD98" w15:done="0"/>
  <w15:commentEx w15:paraId="1CD784D1" w15:done="0"/>
  <w15:commentEx w15:paraId="66BA0E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138B2" w16cex:dateUtc="2020-10-14T06:43:00Z"/>
  <w16cex:commentExtensible w16cex:durableId="232191B3" w16cex:dateUtc="2020-10-02T10:46:00Z"/>
  <w16cex:commentExtensible w16cex:durableId="232191EF" w16cex:dateUtc="2020-10-02T10:47:00Z"/>
  <w16cex:commentExtensible w16cex:durableId="2321936A" w16cex:dateUtc="2020-10-02T10:54:00Z"/>
  <w16cex:commentExtensible w16cex:durableId="23313C70" w16cex:dateUtc="2020-10-14T06:58:00Z"/>
  <w16cex:commentExtensible w16cex:durableId="23313CE0" w16cex:dateUtc="2020-10-14T07:01:00Z"/>
  <w16cex:commentExtensible w16cex:durableId="23313E14" w16cex:dateUtc="2020-10-14T07:06:00Z"/>
  <w16cex:commentExtensible w16cex:durableId="232195A5" w16cex:dateUtc="2020-10-02T11:03:00Z"/>
  <w16cex:commentExtensible w16cex:durableId="2321970A" w16cex:dateUtc="2020-10-02T11:09:00Z"/>
  <w16cex:commentExtensible w16cex:durableId="23375487" w16cex:dateUtc="2020-10-18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C1811C" w16cid:durableId="233138B2"/>
  <w16cid:commentId w16cid:paraId="2B8D67DB" w16cid:durableId="232191B3"/>
  <w16cid:commentId w16cid:paraId="737083DA" w16cid:durableId="232191EF"/>
  <w16cid:commentId w16cid:paraId="3E7F2D91" w16cid:durableId="2321936A"/>
  <w16cid:commentId w16cid:paraId="147F3817" w16cid:durableId="23313C70"/>
  <w16cid:commentId w16cid:paraId="68DC0689" w16cid:durableId="23313CE0"/>
  <w16cid:commentId w16cid:paraId="3DAFB5A1" w16cid:durableId="23313E14"/>
  <w16cid:commentId w16cid:paraId="3A52FD98" w16cid:durableId="232195A5"/>
  <w16cid:commentId w16cid:paraId="1CD784D1" w16cid:durableId="2321970A"/>
  <w16cid:commentId w16cid:paraId="66BA0E5E" w16cid:durableId="233754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5E021" w14:textId="77777777" w:rsidR="00857481" w:rsidRDefault="00857481">
      <w:pPr>
        <w:spacing w:line="240" w:lineRule="auto"/>
      </w:pPr>
      <w:r>
        <w:separator/>
      </w:r>
    </w:p>
    <w:p w14:paraId="2904362B" w14:textId="77777777" w:rsidR="00857481" w:rsidRDefault="00857481"/>
  </w:endnote>
  <w:endnote w:type="continuationSeparator" w:id="0">
    <w:p w14:paraId="679A6F1B" w14:textId="77777777" w:rsidR="00857481" w:rsidRDefault="00857481">
      <w:pPr>
        <w:spacing w:line="240" w:lineRule="auto"/>
      </w:pPr>
      <w:r>
        <w:continuationSeparator/>
      </w:r>
    </w:p>
    <w:p w14:paraId="2AA55C9D" w14:textId="77777777" w:rsidR="00857481" w:rsidRDefault="008574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inion">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CB669" w14:textId="77777777" w:rsidR="00857481" w:rsidRDefault="00857481">
      <w:pPr>
        <w:spacing w:line="240" w:lineRule="auto"/>
      </w:pPr>
      <w:r>
        <w:separator/>
      </w:r>
    </w:p>
    <w:p w14:paraId="2E6EA1B4" w14:textId="77777777" w:rsidR="00857481" w:rsidRDefault="00857481"/>
  </w:footnote>
  <w:footnote w:type="continuationSeparator" w:id="0">
    <w:p w14:paraId="1F87FC6A" w14:textId="77777777" w:rsidR="00857481" w:rsidRDefault="00857481">
      <w:pPr>
        <w:spacing w:line="240" w:lineRule="auto"/>
      </w:pPr>
      <w:r>
        <w:continuationSeparator/>
      </w:r>
    </w:p>
    <w:p w14:paraId="3EEB2E0C" w14:textId="77777777" w:rsidR="00857481" w:rsidRDefault="008574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4CD14" w14:textId="77777777" w:rsidR="00E81978" w:rsidRDefault="00857481">
    <w:pPr>
      <w:pStyle w:val="Header"/>
    </w:pPr>
    <w:sdt>
      <w:sdtPr>
        <w:rPr>
          <w:rStyle w:val="Strong"/>
        </w:rPr>
        <w:alias w:val="Running head"/>
        <w:tag w:val=""/>
        <w:id w:val="12739865"/>
        <w:placeholder>
          <w:docPart w:val="D046F656DD82C0469443995299A0625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C5BF7">
          <w:rPr>
            <w:rStyle w:val="Strong"/>
          </w:rPr>
          <w:t xml:space="preserve">enforcing cooperativeness and dishonesty </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B749E" w14:textId="77777777" w:rsidR="00E81978" w:rsidRDefault="005D3A03">
    <w:pPr>
      <w:pStyle w:val="Header"/>
      <w:rPr>
        <w:rStyle w:val="Strong"/>
      </w:rPr>
    </w:pPr>
    <w:r>
      <w:t xml:space="preserve">Running head: </w:t>
    </w:r>
    <w:sdt>
      <w:sdtPr>
        <w:rPr>
          <w:rStyle w:val="Strong"/>
        </w:rPr>
        <w:alias w:val="Running head"/>
        <w:tag w:val=""/>
        <w:id w:val="-696842620"/>
        <w:placeholder>
          <w:docPart w:val="28C7260D6AC3754AADC12A35D3D8E230"/>
        </w:placeholder>
        <w:dataBinding w:prefixMappings="xmlns:ns0='http://schemas.microsoft.com/office/2006/coverPageProps' " w:xpath="/ns0:CoverPageProperties[1]/ns0:Abstract[1]" w:storeItemID="{55AF091B-3C7A-41E3-B477-F2FDAA23CFDA}"/>
        <w15:appearance w15:val="hidden"/>
        <w:text/>
      </w:sdtPr>
      <w:sdtEndPr>
        <w:rPr>
          <w:rStyle w:val="Strong"/>
        </w:rPr>
      </w:sdtEndPr>
      <w:sdtContent>
        <w:r w:rsidR="00CC5BF7" w:rsidRPr="00CC5BF7">
          <w:rPr>
            <w:rStyle w:val="Strong"/>
          </w:rPr>
          <w:t xml:space="preserve">enforcing cooperativeness and dishonesty </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7095DCF"/>
    <w:multiLevelType w:val="hybridMultilevel"/>
    <w:tmpl w:val="40A686CC"/>
    <w:lvl w:ilvl="0" w:tplc="9DB846E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bastian Simon">
    <w15:presenceInfo w15:providerId="Windows Live" w15:userId="c9e5ebe3623bc6de"/>
  </w15:person>
  <w15:person w15:author="Jim Everett">
    <w15:presenceInfo w15:providerId="AD" w15:userId="S::jace@kent.ac.uk::8e07adf0-8b55-4ab5-94c7-447b1caf55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attachedTemplate r:id="rId1"/>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AC1"/>
    <w:rsid w:val="00094C4C"/>
    <w:rsid w:val="000C1A5C"/>
    <w:rsid w:val="000D3F41"/>
    <w:rsid w:val="000E0CBC"/>
    <w:rsid w:val="0018328C"/>
    <w:rsid w:val="0019153A"/>
    <w:rsid w:val="001D2696"/>
    <w:rsid w:val="0020562D"/>
    <w:rsid w:val="002E09BB"/>
    <w:rsid w:val="00355DCA"/>
    <w:rsid w:val="00390F0D"/>
    <w:rsid w:val="0043420D"/>
    <w:rsid w:val="00452680"/>
    <w:rsid w:val="004E2932"/>
    <w:rsid w:val="0051355A"/>
    <w:rsid w:val="00551A02"/>
    <w:rsid w:val="005534FA"/>
    <w:rsid w:val="005A5826"/>
    <w:rsid w:val="005D3A03"/>
    <w:rsid w:val="00627B20"/>
    <w:rsid w:val="00641D1A"/>
    <w:rsid w:val="006816E4"/>
    <w:rsid w:val="006A1030"/>
    <w:rsid w:val="006B07CE"/>
    <w:rsid w:val="006B5527"/>
    <w:rsid w:val="00711F37"/>
    <w:rsid w:val="00731D57"/>
    <w:rsid w:val="00744D81"/>
    <w:rsid w:val="00787B1A"/>
    <w:rsid w:val="008002C0"/>
    <w:rsid w:val="0083316E"/>
    <w:rsid w:val="00857481"/>
    <w:rsid w:val="0088237B"/>
    <w:rsid w:val="00891E15"/>
    <w:rsid w:val="008B515B"/>
    <w:rsid w:val="008C5323"/>
    <w:rsid w:val="008D4AE4"/>
    <w:rsid w:val="0091452C"/>
    <w:rsid w:val="00942AC1"/>
    <w:rsid w:val="0094571B"/>
    <w:rsid w:val="009A6A3B"/>
    <w:rsid w:val="009D1204"/>
    <w:rsid w:val="00A10E3D"/>
    <w:rsid w:val="00A73D7C"/>
    <w:rsid w:val="00AF2889"/>
    <w:rsid w:val="00B201E3"/>
    <w:rsid w:val="00B823AA"/>
    <w:rsid w:val="00B86F33"/>
    <w:rsid w:val="00BA45DB"/>
    <w:rsid w:val="00BB2162"/>
    <w:rsid w:val="00BB39F1"/>
    <w:rsid w:val="00BF4184"/>
    <w:rsid w:val="00C0601E"/>
    <w:rsid w:val="00C31D30"/>
    <w:rsid w:val="00C6340B"/>
    <w:rsid w:val="00C673D0"/>
    <w:rsid w:val="00C76C41"/>
    <w:rsid w:val="00C778C6"/>
    <w:rsid w:val="00CC5BF7"/>
    <w:rsid w:val="00CD6E39"/>
    <w:rsid w:val="00CF577B"/>
    <w:rsid w:val="00CF6380"/>
    <w:rsid w:val="00CF6E91"/>
    <w:rsid w:val="00D10ECE"/>
    <w:rsid w:val="00D816A4"/>
    <w:rsid w:val="00D85B68"/>
    <w:rsid w:val="00DA5F65"/>
    <w:rsid w:val="00DC1BF1"/>
    <w:rsid w:val="00DE4686"/>
    <w:rsid w:val="00E6004D"/>
    <w:rsid w:val="00E7648D"/>
    <w:rsid w:val="00E81978"/>
    <w:rsid w:val="00F379B7"/>
    <w:rsid w:val="00F525FA"/>
    <w:rsid w:val="00F56961"/>
    <w:rsid w:val="00FA7DD5"/>
    <w:rsid w:val="00FB1C5F"/>
    <w:rsid w:val="00FC5185"/>
    <w:rsid w:val="00FF2002"/>
    <w:rsid w:val="00FF7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CE5DB"/>
  <w15:chartTrackingRefBased/>
  <w15:docId w15:val="{52FCAA27-D44F-3648-9977-7D24BF3AA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C4C"/>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apple-converted-space">
    <w:name w:val="apple-converted-space"/>
    <w:basedOn w:val="DefaultParagraphFont"/>
    <w:rsid w:val="00B86F33"/>
  </w:style>
  <w:style w:type="character" w:styleId="Hyperlink">
    <w:name w:val="Hyperlink"/>
    <w:basedOn w:val="DefaultParagraphFont"/>
    <w:rsid w:val="00891E15"/>
    <w:rPr>
      <w:color w:val="DDDDD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4487162">
      <w:bodyDiv w:val="1"/>
      <w:marLeft w:val="0"/>
      <w:marRight w:val="0"/>
      <w:marTop w:val="0"/>
      <w:marBottom w:val="0"/>
      <w:divBdr>
        <w:top w:val="none" w:sz="0" w:space="0" w:color="auto"/>
        <w:left w:val="none" w:sz="0" w:space="0" w:color="auto"/>
        <w:bottom w:val="none" w:sz="0" w:space="0" w:color="auto"/>
        <w:right w:val="none" w:sz="0" w:space="0" w:color="auto"/>
      </w:divBdr>
      <w:divsChild>
        <w:div w:id="1436441059">
          <w:marLeft w:val="0"/>
          <w:marRight w:val="0"/>
          <w:marTop w:val="0"/>
          <w:marBottom w:val="0"/>
          <w:divBdr>
            <w:top w:val="none" w:sz="0" w:space="0" w:color="auto"/>
            <w:left w:val="none" w:sz="0" w:space="0" w:color="auto"/>
            <w:bottom w:val="none" w:sz="0" w:space="0" w:color="auto"/>
            <w:right w:val="none" w:sz="0" w:space="0" w:color="auto"/>
          </w:divBdr>
          <w:divsChild>
            <w:div w:id="644508208">
              <w:marLeft w:val="0"/>
              <w:marRight w:val="0"/>
              <w:marTop w:val="0"/>
              <w:marBottom w:val="0"/>
              <w:divBdr>
                <w:top w:val="none" w:sz="0" w:space="0" w:color="auto"/>
                <w:left w:val="none" w:sz="0" w:space="0" w:color="auto"/>
                <w:bottom w:val="none" w:sz="0" w:space="0" w:color="auto"/>
                <w:right w:val="none" w:sz="0" w:space="0" w:color="auto"/>
              </w:divBdr>
              <w:divsChild>
                <w:div w:id="2035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265840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1061018">
      <w:bodyDiv w:val="1"/>
      <w:marLeft w:val="0"/>
      <w:marRight w:val="0"/>
      <w:marTop w:val="0"/>
      <w:marBottom w:val="0"/>
      <w:divBdr>
        <w:top w:val="none" w:sz="0" w:space="0" w:color="auto"/>
        <w:left w:val="none" w:sz="0" w:space="0" w:color="auto"/>
        <w:bottom w:val="none" w:sz="0" w:space="0" w:color="auto"/>
        <w:right w:val="none" w:sz="0" w:space="0" w:color="auto"/>
      </w:divBdr>
      <w:divsChild>
        <w:div w:id="2026125451">
          <w:marLeft w:val="0"/>
          <w:marRight w:val="0"/>
          <w:marTop w:val="0"/>
          <w:marBottom w:val="0"/>
          <w:divBdr>
            <w:top w:val="none" w:sz="0" w:space="0" w:color="auto"/>
            <w:left w:val="none" w:sz="0" w:space="0" w:color="auto"/>
            <w:bottom w:val="none" w:sz="0" w:space="0" w:color="auto"/>
            <w:right w:val="none" w:sz="0" w:space="0" w:color="auto"/>
          </w:divBdr>
          <w:divsChild>
            <w:div w:id="569311899">
              <w:marLeft w:val="0"/>
              <w:marRight w:val="0"/>
              <w:marTop w:val="0"/>
              <w:marBottom w:val="0"/>
              <w:divBdr>
                <w:top w:val="none" w:sz="0" w:space="0" w:color="auto"/>
                <w:left w:val="none" w:sz="0" w:space="0" w:color="auto"/>
                <w:bottom w:val="none" w:sz="0" w:space="0" w:color="auto"/>
                <w:right w:val="none" w:sz="0" w:space="0" w:color="auto"/>
              </w:divBdr>
              <w:divsChild>
                <w:div w:id="700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4136343">
      <w:bodyDiv w:val="1"/>
      <w:marLeft w:val="0"/>
      <w:marRight w:val="0"/>
      <w:marTop w:val="0"/>
      <w:marBottom w:val="0"/>
      <w:divBdr>
        <w:top w:val="none" w:sz="0" w:space="0" w:color="auto"/>
        <w:left w:val="none" w:sz="0" w:space="0" w:color="auto"/>
        <w:bottom w:val="none" w:sz="0" w:space="0" w:color="auto"/>
        <w:right w:val="none" w:sz="0" w:space="0" w:color="auto"/>
      </w:divBdr>
      <w:divsChild>
        <w:div w:id="1983270167">
          <w:marLeft w:val="0"/>
          <w:marRight w:val="0"/>
          <w:marTop w:val="0"/>
          <w:marBottom w:val="0"/>
          <w:divBdr>
            <w:top w:val="none" w:sz="0" w:space="0" w:color="auto"/>
            <w:left w:val="none" w:sz="0" w:space="0" w:color="auto"/>
            <w:bottom w:val="none" w:sz="0" w:space="0" w:color="auto"/>
            <w:right w:val="none" w:sz="0" w:space="0" w:color="auto"/>
          </w:divBdr>
          <w:divsChild>
            <w:div w:id="1859656188">
              <w:marLeft w:val="0"/>
              <w:marRight w:val="0"/>
              <w:marTop w:val="0"/>
              <w:marBottom w:val="0"/>
              <w:divBdr>
                <w:top w:val="none" w:sz="0" w:space="0" w:color="auto"/>
                <w:left w:val="none" w:sz="0" w:space="0" w:color="auto"/>
                <w:bottom w:val="none" w:sz="0" w:space="0" w:color="auto"/>
                <w:right w:val="none" w:sz="0" w:space="0" w:color="auto"/>
              </w:divBdr>
              <w:divsChild>
                <w:div w:id="1989285872">
                  <w:marLeft w:val="0"/>
                  <w:marRight w:val="0"/>
                  <w:marTop w:val="0"/>
                  <w:marBottom w:val="0"/>
                  <w:divBdr>
                    <w:top w:val="none" w:sz="0" w:space="0" w:color="auto"/>
                    <w:left w:val="none" w:sz="0" w:space="0" w:color="auto"/>
                    <w:bottom w:val="none" w:sz="0" w:space="0" w:color="auto"/>
                    <w:right w:val="none" w:sz="0" w:space="0" w:color="auto"/>
                  </w:divBdr>
                  <w:divsChild>
                    <w:div w:id="7515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osf.io/v4rm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erg/Downloads/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BEA9253DFDD1248A385A016DD04188D"/>
        <w:category>
          <w:name w:val="General"/>
          <w:gallery w:val="placeholder"/>
        </w:category>
        <w:types>
          <w:type w:val="bbPlcHdr"/>
        </w:types>
        <w:behaviors>
          <w:behavior w:val="content"/>
        </w:behaviors>
        <w:guid w:val="{35843EA2-845A-004B-AE67-EDCC331F6D93}"/>
      </w:docPartPr>
      <w:docPartBody>
        <w:p w:rsidR="00771F37" w:rsidRDefault="006509B0">
          <w:pPr>
            <w:pStyle w:val="9BEA9253DFDD1248A385A016DD04188D"/>
          </w:pPr>
          <w:r>
            <w:t>[Title Here, up to 12 Words, on One to Two Lines]</w:t>
          </w:r>
        </w:p>
      </w:docPartBody>
    </w:docPart>
    <w:docPart>
      <w:docPartPr>
        <w:name w:val="A1C1EC802887544AAA5254CB00DF1C10"/>
        <w:category>
          <w:name w:val="General"/>
          <w:gallery w:val="placeholder"/>
        </w:category>
        <w:types>
          <w:type w:val="bbPlcHdr"/>
        </w:types>
        <w:behaviors>
          <w:behavior w:val="content"/>
        </w:behaviors>
        <w:guid w:val="{DC7B6874-D3FE-4F4E-9F87-206A1757E628}"/>
      </w:docPartPr>
      <w:docPartBody>
        <w:p w:rsidR="00771F37" w:rsidRDefault="006509B0">
          <w:pPr>
            <w:pStyle w:val="A1C1EC802887544AAA5254CB00DF1C10"/>
          </w:pPr>
          <w:r>
            <w:t>Author Note</w:t>
          </w:r>
        </w:p>
      </w:docPartBody>
    </w:docPart>
    <w:docPart>
      <w:docPartPr>
        <w:name w:val="8A5B8E64525A6E4885F6D12B2C7EC98C"/>
        <w:category>
          <w:name w:val="General"/>
          <w:gallery w:val="placeholder"/>
        </w:category>
        <w:types>
          <w:type w:val="bbPlcHdr"/>
        </w:types>
        <w:behaviors>
          <w:behavior w:val="content"/>
        </w:behaviors>
        <w:guid w:val="{4B251C4B-D42C-EC4A-B3FB-182F7A39DF54}"/>
      </w:docPartPr>
      <w:docPartBody>
        <w:p w:rsidR="00771F37" w:rsidRDefault="006509B0">
          <w:pPr>
            <w:pStyle w:val="8A5B8E64525A6E4885F6D12B2C7EC98C"/>
          </w:pPr>
          <w:r>
            <w:t>Abstract</w:t>
          </w:r>
        </w:p>
      </w:docPartBody>
    </w:docPart>
    <w:docPart>
      <w:docPartPr>
        <w:name w:val="A78D78FE4DD6AA4097DD7725856FF5FD"/>
        <w:category>
          <w:name w:val="General"/>
          <w:gallery w:val="placeholder"/>
        </w:category>
        <w:types>
          <w:type w:val="bbPlcHdr"/>
        </w:types>
        <w:behaviors>
          <w:behavior w:val="content"/>
        </w:behaviors>
        <w:guid w:val="{576AA7C3-68CD-CE43-8EED-C0BA6EFC4352}"/>
      </w:docPartPr>
      <w:docPartBody>
        <w:p w:rsidR="00771F37" w:rsidRDefault="006509B0">
          <w:pPr>
            <w:pStyle w:val="A78D78FE4DD6AA4097DD7725856FF5FD"/>
          </w:pPr>
          <w:r>
            <w:t>[Title Here, up to 12 Words, on One to Two Lines]</w:t>
          </w:r>
        </w:p>
      </w:docPartBody>
    </w:docPart>
    <w:docPart>
      <w:docPartPr>
        <w:name w:val="D046F656DD82C0469443995299A06252"/>
        <w:category>
          <w:name w:val="General"/>
          <w:gallery w:val="placeholder"/>
        </w:category>
        <w:types>
          <w:type w:val="bbPlcHdr"/>
        </w:types>
        <w:behaviors>
          <w:behavior w:val="content"/>
        </w:behaviors>
        <w:guid w:val="{B2533C8C-F4F2-924A-A294-891D3F4F24DF}"/>
      </w:docPartPr>
      <w:docPartBody>
        <w:p w:rsidR="00771F37" w:rsidRDefault="006509B0">
          <w:pPr>
            <w:pStyle w:val="D046F656DD82C0469443995299A06252"/>
          </w:pPr>
          <w:r w:rsidRPr="005D3A03">
            <w:t>Figures title:</w:t>
          </w:r>
        </w:p>
      </w:docPartBody>
    </w:docPart>
    <w:docPart>
      <w:docPartPr>
        <w:name w:val="28C7260D6AC3754AADC12A35D3D8E230"/>
        <w:category>
          <w:name w:val="General"/>
          <w:gallery w:val="placeholder"/>
        </w:category>
        <w:types>
          <w:type w:val="bbPlcHdr"/>
        </w:types>
        <w:behaviors>
          <w:behavior w:val="content"/>
        </w:behaviors>
        <w:guid w:val="{1B136AC5-8A57-0941-AD7C-BD84FA5A1FF9}"/>
      </w:docPartPr>
      <w:docPartBody>
        <w:p w:rsidR="00771F37" w:rsidRDefault="006509B0">
          <w:pPr>
            <w:pStyle w:val="28C7260D6AC3754AADC12A35D3D8E230"/>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inion">
    <w:altName w:val="Cambria"/>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9B0"/>
    <w:rsid w:val="0019156C"/>
    <w:rsid w:val="00222292"/>
    <w:rsid w:val="00406790"/>
    <w:rsid w:val="006509B0"/>
    <w:rsid w:val="00717194"/>
    <w:rsid w:val="00771F37"/>
    <w:rsid w:val="00E321C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EA9253DFDD1248A385A016DD04188D">
    <w:name w:val="9BEA9253DFDD1248A385A016DD04188D"/>
  </w:style>
  <w:style w:type="paragraph" w:customStyle="1" w:styleId="A1C1EC802887544AAA5254CB00DF1C10">
    <w:name w:val="A1C1EC802887544AAA5254CB00DF1C10"/>
  </w:style>
  <w:style w:type="paragraph" w:customStyle="1" w:styleId="8A5B8E64525A6E4885F6D12B2C7EC98C">
    <w:name w:val="8A5B8E64525A6E4885F6D12B2C7EC98C"/>
  </w:style>
  <w:style w:type="character" w:styleId="Emphasis">
    <w:name w:val="Emphasis"/>
    <w:basedOn w:val="DefaultParagraphFont"/>
    <w:uiPriority w:val="4"/>
    <w:unhideWhenUsed/>
    <w:qFormat/>
    <w:rPr>
      <w:i/>
      <w:iCs/>
    </w:rPr>
  </w:style>
  <w:style w:type="paragraph" w:customStyle="1" w:styleId="A78D78FE4DD6AA4097DD7725856FF5FD">
    <w:name w:val="A78D78FE4DD6AA4097DD7725856FF5FD"/>
  </w:style>
  <w:style w:type="paragraph" w:customStyle="1" w:styleId="D046F656DD82C0469443995299A06252">
    <w:name w:val="D046F656DD82C0469443995299A06252"/>
  </w:style>
  <w:style w:type="paragraph" w:customStyle="1" w:styleId="28C7260D6AC3754AADC12A35D3D8E230">
    <w:name w:val="28C7260D6AC3754AADC12A35D3D8E2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enforcing cooperativeness and dishonesty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tf03982351_win32.dotx</Template>
  <TotalTime>161</TotalTime>
  <Pages>33</Pages>
  <Words>15447</Words>
  <Characters>88048</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Inferring and enforcing cooperativeness and dishonesty through rule abidance and partner choice</vt:lpstr>
    </vt:vector>
  </TitlesOfParts>
  <Company/>
  <LinksUpToDate>false</LinksUpToDate>
  <CharactersWithSpaces>103289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Inferring and enforcing cooperativeness and dishonesty through rule abidance and partner choice</dc:title>
  <dc:subject/>
  <dc:creator>Jörg Gross</dc:creator>
  <cp:keywords/>
  <dc:description/>
  <cp:lastModifiedBy>Sebastian Simon</cp:lastModifiedBy>
  <cp:revision>9</cp:revision>
  <dcterms:created xsi:type="dcterms:W3CDTF">2020-10-02T10:39:00Z</dcterms:created>
  <dcterms:modified xsi:type="dcterms:W3CDTF">2020-10-18T22:08:00Z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citations="31" publications="48"/&gt;&lt;/info&gt;PAPERS2_INFO_END</vt:lpwstr>
  </property>
</Properties>
</file>